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467D" w:rsidRPr="00B14B49" w:rsidRDefault="007D49B5" w:rsidP="003A6751">
      <w:pPr>
        <w:jc w:val="center"/>
        <w:rPr>
          <w:rFonts w:ascii="Arial" w:hAnsi="Arial" w:cs="Arial"/>
          <w:b/>
          <w:sz w:val="28"/>
        </w:rPr>
      </w:pPr>
      <w:r w:rsidRPr="00B14B49">
        <w:rPr>
          <w:rFonts w:ascii="Arial" w:hAnsi="Arial" w:cs="Arial"/>
          <w:b/>
          <w:sz w:val="28"/>
        </w:rPr>
        <w:t>Turnitin</w:t>
      </w:r>
      <w:r w:rsidR="00F172FC" w:rsidRPr="00B14B49">
        <w:rPr>
          <w:rFonts w:ascii="Arial" w:hAnsi="Arial" w:cs="Arial"/>
          <w:b/>
          <w:sz w:val="28"/>
        </w:rPr>
        <w:t xml:space="preserve"> FAQs for </w:t>
      </w:r>
      <w:r w:rsidR="003A6751">
        <w:rPr>
          <w:rFonts w:ascii="Arial" w:hAnsi="Arial" w:cs="Arial"/>
          <w:b/>
          <w:sz w:val="28"/>
        </w:rPr>
        <w:t>L</w:t>
      </w:r>
      <w:r w:rsidR="00F172FC" w:rsidRPr="00B14B49">
        <w:rPr>
          <w:rFonts w:ascii="Arial" w:hAnsi="Arial" w:cs="Arial"/>
          <w:b/>
          <w:sz w:val="28"/>
        </w:rPr>
        <w:t>ecturers</w:t>
      </w:r>
    </w:p>
    <w:p w:rsidR="00672206" w:rsidRPr="0043290E" w:rsidRDefault="00672206" w:rsidP="0002024B">
      <w:pPr>
        <w:spacing w:before="200"/>
        <w:rPr>
          <w:rFonts w:ascii="Arial" w:eastAsiaTheme="majorEastAsia" w:hAnsi="Arial" w:cs="Arial"/>
          <w:b/>
          <w:sz w:val="26"/>
          <w:szCs w:val="26"/>
        </w:rPr>
      </w:pPr>
      <w:bookmarkStart w:id="0" w:name="_What_is_Turnitin?"/>
      <w:bookmarkEnd w:id="0"/>
      <w:r w:rsidRPr="0043290E">
        <w:rPr>
          <w:rFonts w:ascii="Arial" w:eastAsiaTheme="majorEastAsia" w:hAnsi="Arial" w:cs="Arial"/>
          <w:b/>
          <w:sz w:val="26"/>
          <w:szCs w:val="26"/>
        </w:rPr>
        <w:t>Title</w:t>
      </w:r>
      <w:r w:rsidRPr="0043290E">
        <w:rPr>
          <w:rFonts w:ascii="Arial" w:eastAsiaTheme="majorEastAsia" w:hAnsi="Arial" w:cs="Arial"/>
          <w:b/>
          <w:sz w:val="26"/>
          <w:szCs w:val="26"/>
        </w:rPr>
        <w:tab/>
      </w:r>
      <w:r w:rsidRPr="0043290E">
        <w:rPr>
          <w:rFonts w:ascii="Arial" w:eastAsiaTheme="majorEastAsia" w:hAnsi="Arial" w:cs="Arial"/>
          <w:b/>
          <w:sz w:val="26"/>
          <w:szCs w:val="26"/>
        </w:rPr>
        <w:tab/>
      </w:r>
      <w:r w:rsidRPr="0043290E">
        <w:rPr>
          <w:rFonts w:ascii="Arial" w:eastAsiaTheme="majorEastAsia" w:hAnsi="Arial" w:cs="Arial"/>
          <w:b/>
          <w:sz w:val="26"/>
          <w:szCs w:val="26"/>
        </w:rPr>
        <w:tab/>
      </w:r>
      <w:r w:rsidRPr="0043290E">
        <w:rPr>
          <w:rFonts w:ascii="Arial" w:eastAsiaTheme="majorEastAsia" w:hAnsi="Arial" w:cs="Arial"/>
          <w:b/>
          <w:sz w:val="26"/>
          <w:szCs w:val="26"/>
        </w:rPr>
        <w:tab/>
      </w:r>
      <w:r w:rsidRPr="0043290E">
        <w:rPr>
          <w:rFonts w:ascii="Arial" w:eastAsiaTheme="majorEastAsia" w:hAnsi="Arial" w:cs="Arial"/>
          <w:b/>
          <w:sz w:val="26"/>
          <w:szCs w:val="26"/>
        </w:rPr>
        <w:tab/>
      </w:r>
      <w:r w:rsidR="00AE09AF" w:rsidRPr="0043290E">
        <w:rPr>
          <w:rFonts w:ascii="Arial" w:eastAsiaTheme="majorEastAsia" w:hAnsi="Arial" w:cs="Arial"/>
          <w:b/>
          <w:sz w:val="26"/>
          <w:szCs w:val="26"/>
        </w:rPr>
        <w:tab/>
      </w:r>
      <w:r w:rsidRPr="0043290E">
        <w:rPr>
          <w:rFonts w:ascii="Arial" w:eastAsiaTheme="majorEastAsia" w:hAnsi="Arial" w:cs="Arial"/>
          <w:b/>
          <w:sz w:val="26"/>
          <w:szCs w:val="26"/>
        </w:rPr>
        <w:tab/>
      </w:r>
      <w:r w:rsidRPr="0043290E">
        <w:rPr>
          <w:rFonts w:ascii="Arial" w:eastAsiaTheme="majorEastAsia" w:hAnsi="Arial" w:cs="Arial"/>
          <w:b/>
          <w:sz w:val="26"/>
          <w:szCs w:val="26"/>
        </w:rPr>
        <w:tab/>
      </w:r>
      <w:r w:rsidRPr="0043290E">
        <w:rPr>
          <w:rFonts w:ascii="Arial" w:eastAsiaTheme="majorEastAsia" w:hAnsi="Arial" w:cs="Arial"/>
          <w:b/>
          <w:sz w:val="26"/>
          <w:szCs w:val="26"/>
        </w:rPr>
        <w:tab/>
      </w:r>
      <w:r w:rsidRPr="0043290E">
        <w:rPr>
          <w:rFonts w:ascii="Arial" w:eastAsiaTheme="majorEastAsia" w:hAnsi="Arial" w:cs="Arial"/>
          <w:b/>
          <w:sz w:val="26"/>
          <w:szCs w:val="26"/>
        </w:rPr>
        <w:tab/>
      </w:r>
      <w:r w:rsidRPr="0043290E">
        <w:rPr>
          <w:rFonts w:ascii="Arial" w:eastAsiaTheme="majorEastAsia" w:hAnsi="Arial" w:cs="Arial"/>
          <w:b/>
          <w:sz w:val="26"/>
          <w:szCs w:val="26"/>
        </w:rPr>
        <w:tab/>
      </w:r>
      <w:r w:rsidRPr="0043290E">
        <w:rPr>
          <w:rFonts w:ascii="Arial" w:eastAsiaTheme="majorEastAsia" w:hAnsi="Arial" w:cs="Arial"/>
          <w:b/>
          <w:sz w:val="26"/>
          <w:szCs w:val="26"/>
        </w:rPr>
        <w:tab/>
        <w:t>Page</w:t>
      </w:r>
    </w:p>
    <w:p w:rsidR="006640E0" w:rsidRPr="0043290E" w:rsidRDefault="006640E0" w:rsidP="0002024B">
      <w:pPr>
        <w:spacing w:before="200"/>
        <w:rPr>
          <w:rFonts w:ascii="Arial" w:eastAsiaTheme="majorEastAsia" w:hAnsi="Arial" w:cs="Arial"/>
          <w:b/>
          <w:sz w:val="26"/>
          <w:szCs w:val="26"/>
        </w:rPr>
      </w:pPr>
      <w:r w:rsidRPr="0043290E">
        <w:rPr>
          <w:rFonts w:ascii="Arial" w:eastAsiaTheme="majorEastAsia" w:hAnsi="Arial" w:cs="Arial"/>
          <w:b/>
          <w:sz w:val="26"/>
          <w:szCs w:val="26"/>
        </w:rPr>
        <w:t>General Information</w:t>
      </w:r>
    </w:p>
    <w:p w:rsidR="0002024B" w:rsidRPr="0043290E" w:rsidRDefault="00F37603" w:rsidP="0002024B">
      <w:pPr>
        <w:spacing w:before="200"/>
        <w:rPr>
          <w:rFonts w:ascii="Arial" w:eastAsiaTheme="majorEastAsia" w:hAnsi="Arial" w:cs="Arial"/>
          <w:sz w:val="26"/>
          <w:szCs w:val="26"/>
        </w:rPr>
      </w:pPr>
      <w:r w:rsidRPr="0043290E">
        <w:rPr>
          <w:rFonts w:ascii="Arial" w:eastAsiaTheme="majorEastAsia" w:hAnsi="Arial" w:cs="Arial"/>
          <w:sz w:val="26"/>
          <w:szCs w:val="26"/>
        </w:rPr>
        <w:t>What is Turnitin?</w:t>
      </w:r>
      <w:r w:rsidR="00672206" w:rsidRPr="0043290E">
        <w:rPr>
          <w:rFonts w:ascii="Arial" w:eastAsiaTheme="majorEastAsia" w:hAnsi="Arial" w:cs="Arial"/>
          <w:sz w:val="26"/>
          <w:szCs w:val="26"/>
        </w:rPr>
        <w:tab/>
      </w:r>
      <w:r w:rsidR="00672206" w:rsidRPr="0043290E">
        <w:rPr>
          <w:rFonts w:ascii="Arial" w:eastAsiaTheme="majorEastAsia" w:hAnsi="Arial" w:cs="Arial"/>
          <w:sz w:val="26"/>
          <w:szCs w:val="26"/>
        </w:rPr>
        <w:tab/>
      </w:r>
      <w:r w:rsidR="00672206" w:rsidRPr="0043290E">
        <w:rPr>
          <w:rFonts w:ascii="Arial" w:eastAsiaTheme="majorEastAsia" w:hAnsi="Arial" w:cs="Arial"/>
          <w:sz w:val="26"/>
          <w:szCs w:val="26"/>
        </w:rPr>
        <w:tab/>
      </w:r>
      <w:r w:rsidR="00672206" w:rsidRPr="0043290E">
        <w:rPr>
          <w:rFonts w:ascii="Arial" w:eastAsiaTheme="majorEastAsia" w:hAnsi="Arial" w:cs="Arial"/>
          <w:sz w:val="26"/>
          <w:szCs w:val="26"/>
        </w:rPr>
        <w:tab/>
      </w:r>
      <w:r w:rsidR="00672206" w:rsidRPr="0043290E">
        <w:rPr>
          <w:rFonts w:ascii="Arial" w:eastAsiaTheme="majorEastAsia" w:hAnsi="Arial" w:cs="Arial"/>
          <w:sz w:val="26"/>
          <w:szCs w:val="26"/>
        </w:rPr>
        <w:tab/>
      </w:r>
      <w:r w:rsidR="00672206" w:rsidRPr="0043290E">
        <w:rPr>
          <w:rFonts w:ascii="Arial" w:eastAsiaTheme="majorEastAsia" w:hAnsi="Arial" w:cs="Arial"/>
          <w:sz w:val="26"/>
          <w:szCs w:val="26"/>
        </w:rPr>
        <w:tab/>
      </w:r>
      <w:r w:rsidR="00672206" w:rsidRPr="0043290E">
        <w:rPr>
          <w:rFonts w:ascii="Arial" w:eastAsiaTheme="majorEastAsia" w:hAnsi="Arial" w:cs="Arial"/>
          <w:sz w:val="26"/>
          <w:szCs w:val="26"/>
        </w:rPr>
        <w:tab/>
      </w:r>
      <w:r w:rsidR="00672206" w:rsidRPr="0043290E">
        <w:rPr>
          <w:rFonts w:ascii="Arial" w:eastAsiaTheme="majorEastAsia" w:hAnsi="Arial" w:cs="Arial"/>
          <w:sz w:val="26"/>
          <w:szCs w:val="26"/>
        </w:rPr>
        <w:tab/>
      </w:r>
      <w:r w:rsidR="00672206" w:rsidRPr="0043290E">
        <w:rPr>
          <w:rFonts w:ascii="Arial" w:eastAsiaTheme="majorEastAsia" w:hAnsi="Arial" w:cs="Arial"/>
          <w:sz w:val="26"/>
          <w:szCs w:val="26"/>
        </w:rPr>
        <w:tab/>
      </w:r>
      <w:r w:rsidR="00AE09AF" w:rsidRPr="0043290E">
        <w:rPr>
          <w:rFonts w:ascii="Arial" w:eastAsiaTheme="majorEastAsia" w:hAnsi="Arial" w:cs="Arial"/>
          <w:sz w:val="26"/>
          <w:szCs w:val="26"/>
        </w:rPr>
        <w:tab/>
      </w:r>
      <w:r w:rsidR="00672206" w:rsidRPr="0043290E">
        <w:rPr>
          <w:rFonts w:ascii="Arial" w:eastAsiaTheme="majorEastAsia" w:hAnsi="Arial" w:cs="Arial"/>
          <w:sz w:val="26"/>
          <w:szCs w:val="26"/>
        </w:rPr>
        <w:t>2</w:t>
      </w:r>
    </w:p>
    <w:p w:rsidR="00F37603" w:rsidRPr="0043290E" w:rsidRDefault="00F37603" w:rsidP="0002024B">
      <w:pPr>
        <w:spacing w:before="200"/>
        <w:rPr>
          <w:rFonts w:ascii="Arial" w:eastAsiaTheme="majorEastAsia" w:hAnsi="Arial" w:cs="Arial"/>
          <w:sz w:val="26"/>
          <w:szCs w:val="26"/>
        </w:rPr>
      </w:pPr>
      <w:r w:rsidRPr="0043290E">
        <w:rPr>
          <w:rFonts w:ascii="Arial" w:eastAsiaTheme="majorEastAsia" w:hAnsi="Arial" w:cs="Arial"/>
          <w:sz w:val="26"/>
          <w:szCs w:val="26"/>
        </w:rPr>
        <w:t>What does Turnitin search?</w:t>
      </w:r>
      <w:r w:rsidR="00672206" w:rsidRPr="0043290E">
        <w:rPr>
          <w:rFonts w:ascii="Arial" w:eastAsiaTheme="majorEastAsia" w:hAnsi="Arial" w:cs="Arial"/>
          <w:sz w:val="26"/>
          <w:szCs w:val="26"/>
        </w:rPr>
        <w:tab/>
      </w:r>
      <w:r w:rsidR="00672206" w:rsidRPr="0043290E">
        <w:rPr>
          <w:rFonts w:ascii="Arial" w:eastAsiaTheme="majorEastAsia" w:hAnsi="Arial" w:cs="Arial"/>
          <w:sz w:val="26"/>
          <w:szCs w:val="26"/>
        </w:rPr>
        <w:tab/>
      </w:r>
      <w:r w:rsidR="00672206" w:rsidRPr="0043290E">
        <w:rPr>
          <w:rFonts w:ascii="Arial" w:eastAsiaTheme="majorEastAsia" w:hAnsi="Arial" w:cs="Arial"/>
          <w:sz w:val="26"/>
          <w:szCs w:val="26"/>
        </w:rPr>
        <w:tab/>
      </w:r>
      <w:r w:rsidR="00672206" w:rsidRPr="0043290E">
        <w:rPr>
          <w:rFonts w:ascii="Arial" w:eastAsiaTheme="majorEastAsia" w:hAnsi="Arial" w:cs="Arial"/>
          <w:sz w:val="26"/>
          <w:szCs w:val="26"/>
        </w:rPr>
        <w:tab/>
      </w:r>
      <w:r w:rsidR="00672206" w:rsidRPr="0043290E">
        <w:rPr>
          <w:rFonts w:ascii="Arial" w:eastAsiaTheme="majorEastAsia" w:hAnsi="Arial" w:cs="Arial"/>
          <w:sz w:val="26"/>
          <w:szCs w:val="26"/>
        </w:rPr>
        <w:tab/>
      </w:r>
      <w:r w:rsidR="00672206" w:rsidRPr="0043290E">
        <w:rPr>
          <w:rFonts w:ascii="Arial" w:eastAsiaTheme="majorEastAsia" w:hAnsi="Arial" w:cs="Arial"/>
          <w:sz w:val="26"/>
          <w:szCs w:val="26"/>
        </w:rPr>
        <w:tab/>
      </w:r>
      <w:r w:rsidR="00672206" w:rsidRPr="0043290E">
        <w:rPr>
          <w:rFonts w:ascii="Arial" w:eastAsiaTheme="majorEastAsia" w:hAnsi="Arial" w:cs="Arial"/>
          <w:sz w:val="26"/>
          <w:szCs w:val="26"/>
        </w:rPr>
        <w:tab/>
      </w:r>
      <w:r w:rsidR="00AE09AF" w:rsidRPr="0043290E">
        <w:rPr>
          <w:rFonts w:ascii="Arial" w:eastAsiaTheme="majorEastAsia" w:hAnsi="Arial" w:cs="Arial"/>
          <w:sz w:val="26"/>
          <w:szCs w:val="26"/>
        </w:rPr>
        <w:tab/>
      </w:r>
      <w:r w:rsidR="00672206" w:rsidRPr="0043290E">
        <w:rPr>
          <w:rFonts w:ascii="Arial" w:eastAsiaTheme="majorEastAsia" w:hAnsi="Arial" w:cs="Arial"/>
          <w:sz w:val="26"/>
          <w:szCs w:val="26"/>
        </w:rPr>
        <w:t>2</w:t>
      </w:r>
    </w:p>
    <w:p w:rsidR="00904817" w:rsidRPr="0043290E" w:rsidRDefault="003A6751" w:rsidP="0002024B">
      <w:pPr>
        <w:spacing w:before="200"/>
        <w:rPr>
          <w:rFonts w:ascii="Arial" w:eastAsiaTheme="majorEastAsia" w:hAnsi="Arial" w:cs="Arial"/>
          <w:sz w:val="26"/>
          <w:szCs w:val="26"/>
        </w:rPr>
      </w:pPr>
      <w:r w:rsidRPr="0043290E">
        <w:rPr>
          <w:rFonts w:ascii="Arial" w:eastAsiaTheme="majorEastAsia" w:hAnsi="Arial" w:cs="Arial"/>
          <w:sz w:val="26"/>
          <w:szCs w:val="26"/>
        </w:rPr>
        <w:t>How do I</w:t>
      </w:r>
      <w:r w:rsidR="00F37603" w:rsidRPr="0043290E">
        <w:rPr>
          <w:rFonts w:ascii="Arial" w:eastAsiaTheme="majorEastAsia" w:hAnsi="Arial" w:cs="Arial"/>
          <w:sz w:val="26"/>
          <w:szCs w:val="26"/>
        </w:rPr>
        <w:t xml:space="preserve"> </w:t>
      </w:r>
      <w:r w:rsidRPr="0043290E">
        <w:rPr>
          <w:rFonts w:ascii="Arial" w:eastAsiaTheme="majorEastAsia" w:hAnsi="Arial" w:cs="Arial"/>
          <w:sz w:val="26"/>
          <w:szCs w:val="26"/>
        </w:rPr>
        <w:t xml:space="preserve">get </w:t>
      </w:r>
      <w:r w:rsidR="00904817" w:rsidRPr="0043290E">
        <w:rPr>
          <w:rFonts w:ascii="Arial" w:eastAsiaTheme="majorEastAsia" w:hAnsi="Arial" w:cs="Arial"/>
          <w:sz w:val="26"/>
          <w:szCs w:val="26"/>
        </w:rPr>
        <w:t>access</w:t>
      </w:r>
      <w:r w:rsidR="00F37603" w:rsidRPr="0043290E">
        <w:rPr>
          <w:rFonts w:ascii="Arial" w:eastAsiaTheme="majorEastAsia" w:hAnsi="Arial" w:cs="Arial"/>
          <w:sz w:val="26"/>
          <w:szCs w:val="26"/>
        </w:rPr>
        <w:t xml:space="preserve"> </w:t>
      </w:r>
      <w:r w:rsidRPr="0043290E">
        <w:rPr>
          <w:rFonts w:ascii="Arial" w:eastAsiaTheme="majorEastAsia" w:hAnsi="Arial" w:cs="Arial"/>
          <w:sz w:val="26"/>
          <w:szCs w:val="26"/>
        </w:rPr>
        <w:t xml:space="preserve">to </w:t>
      </w:r>
      <w:r w:rsidR="00F37603" w:rsidRPr="0043290E">
        <w:rPr>
          <w:rFonts w:ascii="Arial" w:eastAsiaTheme="majorEastAsia" w:hAnsi="Arial" w:cs="Arial"/>
          <w:sz w:val="26"/>
          <w:szCs w:val="26"/>
        </w:rPr>
        <w:t xml:space="preserve">Turnitin? </w:t>
      </w:r>
      <w:r w:rsidR="00672206" w:rsidRPr="0043290E">
        <w:rPr>
          <w:rFonts w:ascii="Arial" w:eastAsiaTheme="majorEastAsia" w:hAnsi="Arial" w:cs="Arial"/>
          <w:sz w:val="26"/>
          <w:szCs w:val="26"/>
        </w:rPr>
        <w:tab/>
      </w:r>
      <w:r w:rsidR="00672206" w:rsidRPr="0043290E">
        <w:rPr>
          <w:rFonts w:ascii="Arial" w:eastAsiaTheme="majorEastAsia" w:hAnsi="Arial" w:cs="Arial"/>
          <w:sz w:val="26"/>
          <w:szCs w:val="26"/>
        </w:rPr>
        <w:tab/>
      </w:r>
      <w:r w:rsidRPr="0043290E">
        <w:rPr>
          <w:rFonts w:ascii="Arial" w:eastAsiaTheme="majorEastAsia" w:hAnsi="Arial" w:cs="Arial"/>
          <w:sz w:val="26"/>
          <w:szCs w:val="26"/>
        </w:rPr>
        <w:tab/>
      </w:r>
      <w:r w:rsidRPr="0043290E">
        <w:rPr>
          <w:rFonts w:ascii="Arial" w:eastAsiaTheme="majorEastAsia" w:hAnsi="Arial" w:cs="Arial"/>
          <w:sz w:val="26"/>
          <w:szCs w:val="26"/>
        </w:rPr>
        <w:tab/>
      </w:r>
      <w:r w:rsidR="00672206" w:rsidRPr="0043290E">
        <w:rPr>
          <w:rFonts w:ascii="Arial" w:eastAsiaTheme="majorEastAsia" w:hAnsi="Arial" w:cs="Arial"/>
          <w:sz w:val="26"/>
          <w:szCs w:val="26"/>
        </w:rPr>
        <w:tab/>
      </w:r>
      <w:r w:rsidR="00672206" w:rsidRPr="0043290E">
        <w:rPr>
          <w:rFonts w:ascii="Arial" w:eastAsiaTheme="majorEastAsia" w:hAnsi="Arial" w:cs="Arial"/>
          <w:sz w:val="26"/>
          <w:szCs w:val="26"/>
        </w:rPr>
        <w:tab/>
      </w:r>
      <w:r w:rsidR="00AE09AF" w:rsidRPr="0043290E">
        <w:rPr>
          <w:rFonts w:ascii="Arial" w:eastAsiaTheme="majorEastAsia" w:hAnsi="Arial" w:cs="Arial"/>
          <w:sz w:val="26"/>
          <w:szCs w:val="26"/>
        </w:rPr>
        <w:tab/>
      </w:r>
      <w:r w:rsidR="00672206" w:rsidRPr="0043290E">
        <w:rPr>
          <w:rFonts w:ascii="Arial" w:eastAsiaTheme="majorEastAsia" w:hAnsi="Arial" w:cs="Arial"/>
          <w:sz w:val="26"/>
          <w:szCs w:val="26"/>
        </w:rPr>
        <w:t>2</w:t>
      </w:r>
      <w:r w:rsidR="00672206" w:rsidRPr="0043290E">
        <w:rPr>
          <w:rFonts w:ascii="Arial" w:eastAsiaTheme="majorEastAsia" w:hAnsi="Arial" w:cs="Arial"/>
          <w:sz w:val="26"/>
          <w:szCs w:val="26"/>
        </w:rPr>
        <w:tab/>
      </w:r>
    </w:p>
    <w:p w:rsidR="00904817" w:rsidRPr="0043290E" w:rsidRDefault="00AE09AF" w:rsidP="0002024B">
      <w:pPr>
        <w:spacing w:before="200"/>
        <w:rPr>
          <w:rFonts w:ascii="Arial" w:eastAsiaTheme="majorEastAsia" w:hAnsi="Arial" w:cs="Arial"/>
          <w:sz w:val="26"/>
          <w:szCs w:val="26"/>
        </w:rPr>
      </w:pPr>
      <w:r w:rsidRPr="0043290E">
        <w:rPr>
          <w:rFonts w:ascii="Arial" w:eastAsiaTheme="majorEastAsia" w:hAnsi="Arial" w:cs="Arial"/>
          <w:sz w:val="26"/>
          <w:szCs w:val="26"/>
        </w:rPr>
        <w:t xml:space="preserve">Can </w:t>
      </w:r>
      <w:r w:rsidR="00904817" w:rsidRPr="0043290E">
        <w:rPr>
          <w:rFonts w:ascii="Arial" w:eastAsiaTheme="majorEastAsia" w:hAnsi="Arial" w:cs="Arial"/>
          <w:sz w:val="26"/>
          <w:szCs w:val="26"/>
        </w:rPr>
        <w:t>students get access</w:t>
      </w:r>
      <w:r w:rsidR="006640E0" w:rsidRPr="0043290E">
        <w:rPr>
          <w:rFonts w:ascii="Arial" w:eastAsiaTheme="majorEastAsia" w:hAnsi="Arial" w:cs="Arial"/>
          <w:sz w:val="26"/>
          <w:szCs w:val="26"/>
        </w:rPr>
        <w:t xml:space="preserve"> to Turnitin</w:t>
      </w:r>
      <w:r w:rsidR="00904817" w:rsidRPr="0043290E">
        <w:rPr>
          <w:rFonts w:ascii="Arial" w:eastAsiaTheme="majorEastAsia" w:hAnsi="Arial" w:cs="Arial"/>
          <w:sz w:val="26"/>
          <w:szCs w:val="26"/>
        </w:rPr>
        <w:t>?</w:t>
      </w:r>
      <w:r w:rsidR="00672206" w:rsidRPr="0043290E">
        <w:rPr>
          <w:rFonts w:ascii="Arial" w:eastAsiaTheme="majorEastAsia" w:hAnsi="Arial" w:cs="Arial"/>
          <w:sz w:val="26"/>
          <w:szCs w:val="26"/>
        </w:rPr>
        <w:tab/>
      </w:r>
      <w:r w:rsidR="00672206" w:rsidRPr="0043290E">
        <w:rPr>
          <w:rFonts w:ascii="Arial" w:eastAsiaTheme="majorEastAsia" w:hAnsi="Arial" w:cs="Arial"/>
          <w:sz w:val="26"/>
          <w:szCs w:val="26"/>
        </w:rPr>
        <w:tab/>
      </w:r>
      <w:r w:rsidR="00672206" w:rsidRPr="0043290E">
        <w:rPr>
          <w:rFonts w:ascii="Arial" w:eastAsiaTheme="majorEastAsia" w:hAnsi="Arial" w:cs="Arial"/>
          <w:sz w:val="26"/>
          <w:szCs w:val="26"/>
        </w:rPr>
        <w:tab/>
      </w:r>
      <w:r w:rsidR="00672206" w:rsidRPr="0043290E">
        <w:rPr>
          <w:rFonts w:ascii="Arial" w:eastAsiaTheme="majorEastAsia" w:hAnsi="Arial" w:cs="Arial"/>
          <w:sz w:val="26"/>
          <w:szCs w:val="26"/>
        </w:rPr>
        <w:tab/>
      </w:r>
      <w:r w:rsidR="00672206" w:rsidRPr="0043290E">
        <w:rPr>
          <w:rFonts w:ascii="Arial" w:eastAsiaTheme="majorEastAsia" w:hAnsi="Arial" w:cs="Arial"/>
          <w:sz w:val="26"/>
          <w:szCs w:val="26"/>
        </w:rPr>
        <w:tab/>
      </w:r>
      <w:r w:rsidR="00672206" w:rsidRPr="0043290E">
        <w:rPr>
          <w:rFonts w:ascii="Arial" w:eastAsiaTheme="majorEastAsia" w:hAnsi="Arial" w:cs="Arial"/>
          <w:sz w:val="26"/>
          <w:szCs w:val="26"/>
        </w:rPr>
        <w:tab/>
      </w:r>
      <w:r w:rsidRPr="0043290E">
        <w:rPr>
          <w:rFonts w:ascii="Arial" w:eastAsiaTheme="majorEastAsia" w:hAnsi="Arial" w:cs="Arial"/>
          <w:sz w:val="26"/>
          <w:szCs w:val="26"/>
        </w:rPr>
        <w:tab/>
      </w:r>
      <w:r w:rsidR="00672206" w:rsidRPr="0043290E">
        <w:rPr>
          <w:rFonts w:ascii="Arial" w:eastAsiaTheme="majorEastAsia" w:hAnsi="Arial" w:cs="Arial"/>
          <w:sz w:val="26"/>
          <w:szCs w:val="26"/>
        </w:rPr>
        <w:t>2</w:t>
      </w:r>
    </w:p>
    <w:p w:rsidR="00904817" w:rsidRPr="0043290E" w:rsidRDefault="000F4025" w:rsidP="00904817">
      <w:pPr>
        <w:spacing w:before="200"/>
        <w:rPr>
          <w:rFonts w:ascii="Arial" w:eastAsiaTheme="majorEastAsia" w:hAnsi="Arial" w:cs="Arial"/>
          <w:sz w:val="26"/>
          <w:szCs w:val="26"/>
        </w:rPr>
      </w:pPr>
      <w:r w:rsidRPr="0043290E">
        <w:rPr>
          <w:rFonts w:ascii="Arial" w:eastAsiaTheme="majorEastAsia" w:hAnsi="Arial" w:cs="Arial"/>
          <w:sz w:val="26"/>
          <w:szCs w:val="26"/>
        </w:rPr>
        <w:t>Is student consent needed</w:t>
      </w:r>
      <w:r w:rsidR="00904817" w:rsidRPr="0043290E">
        <w:rPr>
          <w:rFonts w:ascii="Arial" w:eastAsiaTheme="majorEastAsia" w:hAnsi="Arial" w:cs="Arial"/>
          <w:sz w:val="26"/>
          <w:szCs w:val="26"/>
        </w:rPr>
        <w:t xml:space="preserve"> to run their work through Turnitin?</w:t>
      </w:r>
      <w:r w:rsidR="006640E0" w:rsidRPr="0043290E">
        <w:rPr>
          <w:rFonts w:ascii="Arial" w:eastAsiaTheme="majorEastAsia" w:hAnsi="Arial" w:cs="Arial"/>
          <w:sz w:val="26"/>
          <w:szCs w:val="26"/>
        </w:rPr>
        <w:tab/>
      </w:r>
      <w:r w:rsidRPr="0043290E">
        <w:rPr>
          <w:rFonts w:ascii="Arial" w:eastAsiaTheme="majorEastAsia" w:hAnsi="Arial" w:cs="Arial"/>
          <w:sz w:val="26"/>
          <w:szCs w:val="26"/>
        </w:rPr>
        <w:tab/>
      </w:r>
      <w:r w:rsidR="006640E0" w:rsidRPr="0043290E">
        <w:rPr>
          <w:rFonts w:ascii="Arial" w:eastAsiaTheme="majorEastAsia" w:hAnsi="Arial" w:cs="Arial"/>
          <w:sz w:val="26"/>
          <w:szCs w:val="26"/>
        </w:rPr>
        <w:tab/>
        <w:t>2</w:t>
      </w:r>
    </w:p>
    <w:p w:rsidR="006640E0" w:rsidRPr="0043290E" w:rsidRDefault="006640E0" w:rsidP="0002024B">
      <w:pPr>
        <w:spacing w:before="200"/>
        <w:rPr>
          <w:rFonts w:ascii="Arial" w:eastAsiaTheme="majorEastAsia" w:hAnsi="Arial" w:cs="Arial"/>
          <w:b/>
          <w:sz w:val="26"/>
          <w:szCs w:val="26"/>
        </w:rPr>
      </w:pPr>
    </w:p>
    <w:p w:rsidR="006640E0" w:rsidRPr="0043290E" w:rsidRDefault="006640E0" w:rsidP="0002024B">
      <w:pPr>
        <w:spacing w:before="200"/>
        <w:rPr>
          <w:rFonts w:ascii="Arial" w:eastAsiaTheme="majorEastAsia" w:hAnsi="Arial" w:cs="Arial"/>
          <w:b/>
          <w:sz w:val="26"/>
          <w:szCs w:val="26"/>
        </w:rPr>
      </w:pPr>
      <w:r w:rsidRPr="0043290E">
        <w:rPr>
          <w:rFonts w:ascii="Arial" w:eastAsiaTheme="majorEastAsia" w:hAnsi="Arial" w:cs="Arial"/>
          <w:b/>
          <w:sz w:val="26"/>
          <w:szCs w:val="26"/>
        </w:rPr>
        <w:t>How to use Turnitin</w:t>
      </w:r>
    </w:p>
    <w:p w:rsidR="0002024B" w:rsidRPr="0043290E" w:rsidRDefault="000F4025" w:rsidP="0002024B">
      <w:pPr>
        <w:spacing w:before="200"/>
        <w:rPr>
          <w:rFonts w:ascii="Arial" w:eastAsiaTheme="majorEastAsia" w:hAnsi="Arial" w:cs="Arial"/>
          <w:sz w:val="26"/>
          <w:szCs w:val="26"/>
        </w:rPr>
      </w:pPr>
      <w:r w:rsidRPr="0043290E">
        <w:rPr>
          <w:rFonts w:ascii="Arial" w:eastAsiaTheme="majorEastAsia" w:hAnsi="Arial" w:cs="Arial"/>
          <w:sz w:val="26"/>
          <w:szCs w:val="26"/>
        </w:rPr>
        <w:t xml:space="preserve">Create a </w:t>
      </w:r>
      <w:r w:rsidR="0082597D" w:rsidRPr="0043290E">
        <w:rPr>
          <w:rFonts w:ascii="Arial" w:eastAsiaTheme="majorEastAsia" w:hAnsi="Arial" w:cs="Arial"/>
          <w:sz w:val="26"/>
          <w:szCs w:val="26"/>
        </w:rPr>
        <w:t xml:space="preserve">class </w:t>
      </w:r>
      <w:r w:rsidRPr="0043290E">
        <w:rPr>
          <w:rFonts w:ascii="Arial" w:eastAsiaTheme="majorEastAsia" w:hAnsi="Arial" w:cs="Arial"/>
          <w:sz w:val="26"/>
          <w:szCs w:val="26"/>
        </w:rPr>
        <w:tab/>
      </w:r>
      <w:r w:rsidRPr="0043290E">
        <w:rPr>
          <w:rFonts w:ascii="Arial" w:eastAsiaTheme="majorEastAsia" w:hAnsi="Arial" w:cs="Arial"/>
          <w:sz w:val="26"/>
          <w:szCs w:val="26"/>
        </w:rPr>
        <w:tab/>
      </w:r>
      <w:r w:rsidRPr="0043290E">
        <w:rPr>
          <w:rFonts w:ascii="Arial" w:eastAsiaTheme="majorEastAsia" w:hAnsi="Arial" w:cs="Arial"/>
          <w:sz w:val="26"/>
          <w:szCs w:val="26"/>
        </w:rPr>
        <w:tab/>
      </w:r>
      <w:r w:rsidRPr="0043290E">
        <w:rPr>
          <w:rFonts w:ascii="Arial" w:eastAsiaTheme="majorEastAsia" w:hAnsi="Arial" w:cs="Arial"/>
          <w:sz w:val="26"/>
          <w:szCs w:val="26"/>
        </w:rPr>
        <w:tab/>
      </w:r>
      <w:r w:rsidRPr="0043290E">
        <w:rPr>
          <w:rFonts w:ascii="Arial" w:eastAsiaTheme="majorEastAsia" w:hAnsi="Arial" w:cs="Arial"/>
          <w:sz w:val="26"/>
          <w:szCs w:val="26"/>
        </w:rPr>
        <w:tab/>
      </w:r>
      <w:r w:rsidRPr="0043290E">
        <w:rPr>
          <w:rFonts w:ascii="Arial" w:eastAsiaTheme="majorEastAsia" w:hAnsi="Arial" w:cs="Arial"/>
          <w:sz w:val="26"/>
          <w:szCs w:val="26"/>
        </w:rPr>
        <w:tab/>
      </w:r>
      <w:r w:rsidRPr="0043290E">
        <w:rPr>
          <w:rFonts w:ascii="Arial" w:eastAsiaTheme="majorEastAsia" w:hAnsi="Arial" w:cs="Arial"/>
          <w:sz w:val="26"/>
          <w:szCs w:val="26"/>
        </w:rPr>
        <w:tab/>
      </w:r>
      <w:r w:rsidRPr="0043290E">
        <w:rPr>
          <w:rFonts w:ascii="Arial" w:eastAsiaTheme="majorEastAsia" w:hAnsi="Arial" w:cs="Arial"/>
          <w:sz w:val="26"/>
          <w:szCs w:val="26"/>
        </w:rPr>
        <w:tab/>
      </w:r>
      <w:r w:rsidRPr="0043290E">
        <w:rPr>
          <w:rFonts w:ascii="Arial" w:eastAsiaTheme="majorEastAsia" w:hAnsi="Arial" w:cs="Arial"/>
          <w:sz w:val="26"/>
          <w:szCs w:val="26"/>
        </w:rPr>
        <w:tab/>
      </w:r>
      <w:r w:rsidRPr="0043290E">
        <w:rPr>
          <w:rFonts w:ascii="Arial" w:eastAsiaTheme="majorEastAsia" w:hAnsi="Arial" w:cs="Arial"/>
          <w:sz w:val="26"/>
          <w:szCs w:val="26"/>
        </w:rPr>
        <w:tab/>
      </w:r>
      <w:r w:rsidR="00DE1049">
        <w:rPr>
          <w:rFonts w:ascii="Arial" w:eastAsiaTheme="majorEastAsia" w:hAnsi="Arial" w:cs="Arial"/>
          <w:sz w:val="26"/>
          <w:szCs w:val="26"/>
        </w:rPr>
        <w:t>3</w:t>
      </w:r>
    </w:p>
    <w:p w:rsidR="000F4025" w:rsidRPr="0043290E" w:rsidRDefault="000F4025" w:rsidP="0002024B">
      <w:pPr>
        <w:spacing w:before="200"/>
        <w:rPr>
          <w:rFonts w:ascii="Arial" w:eastAsiaTheme="majorEastAsia" w:hAnsi="Arial" w:cs="Arial"/>
          <w:sz w:val="26"/>
          <w:szCs w:val="26"/>
        </w:rPr>
      </w:pPr>
      <w:r w:rsidRPr="0043290E">
        <w:rPr>
          <w:rFonts w:ascii="Arial" w:eastAsiaTheme="majorEastAsia" w:hAnsi="Arial" w:cs="Arial"/>
          <w:sz w:val="26"/>
          <w:szCs w:val="26"/>
        </w:rPr>
        <w:t>C</w:t>
      </w:r>
      <w:r w:rsidR="00EE0B58" w:rsidRPr="0043290E">
        <w:rPr>
          <w:rFonts w:ascii="Arial" w:eastAsiaTheme="majorEastAsia" w:hAnsi="Arial" w:cs="Arial"/>
          <w:sz w:val="26"/>
          <w:szCs w:val="26"/>
        </w:rPr>
        <w:t xml:space="preserve">reate an assignment </w:t>
      </w:r>
      <w:r w:rsidRPr="0043290E">
        <w:rPr>
          <w:rFonts w:ascii="Arial" w:eastAsiaTheme="majorEastAsia" w:hAnsi="Arial" w:cs="Arial"/>
          <w:sz w:val="26"/>
          <w:szCs w:val="26"/>
        </w:rPr>
        <w:tab/>
      </w:r>
      <w:r w:rsidRPr="0043290E">
        <w:rPr>
          <w:rFonts w:ascii="Arial" w:eastAsiaTheme="majorEastAsia" w:hAnsi="Arial" w:cs="Arial"/>
          <w:sz w:val="26"/>
          <w:szCs w:val="26"/>
        </w:rPr>
        <w:tab/>
      </w:r>
      <w:r w:rsidRPr="0043290E">
        <w:rPr>
          <w:rFonts w:ascii="Arial" w:eastAsiaTheme="majorEastAsia" w:hAnsi="Arial" w:cs="Arial"/>
          <w:sz w:val="26"/>
          <w:szCs w:val="26"/>
        </w:rPr>
        <w:tab/>
      </w:r>
      <w:r w:rsidRPr="0043290E">
        <w:rPr>
          <w:rFonts w:ascii="Arial" w:eastAsiaTheme="majorEastAsia" w:hAnsi="Arial" w:cs="Arial"/>
          <w:sz w:val="26"/>
          <w:szCs w:val="26"/>
        </w:rPr>
        <w:tab/>
      </w:r>
      <w:r w:rsidRPr="0043290E">
        <w:rPr>
          <w:rFonts w:ascii="Arial" w:eastAsiaTheme="majorEastAsia" w:hAnsi="Arial" w:cs="Arial"/>
          <w:sz w:val="26"/>
          <w:szCs w:val="26"/>
        </w:rPr>
        <w:tab/>
      </w:r>
      <w:r w:rsidRPr="0043290E">
        <w:rPr>
          <w:rFonts w:ascii="Arial" w:eastAsiaTheme="majorEastAsia" w:hAnsi="Arial" w:cs="Arial"/>
          <w:sz w:val="26"/>
          <w:szCs w:val="26"/>
        </w:rPr>
        <w:tab/>
      </w:r>
      <w:r w:rsidRPr="0043290E">
        <w:rPr>
          <w:rFonts w:ascii="Arial" w:eastAsiaTheme="majorEastAsia" w:hAnsi="Arial" w:cs="Arial"/>
          <w:sz w:val="26"/>
          <w:szCs w:val="26"/>
        </w:rPr>
        <w:tab/>
      </w:r>
      <w:r w:rsidRPr="0043290E">
        <w:rPr>
          <w:rFonts w:ascii="Arial" w:eastAsiaTheme="majorEastAsia" w:hAnsi="Arial" w:cs="Arial"/>
          <w:sz w:val="26"/>
          <w:szCs w:val="26"/>
        </w:rPr>
        <w:tab/>
      </w:r>
      <w:r w:rsidRPr="0043290E">
        <w:rPr>
          <w:rFonts w:ascii="Arial" w:eastAsiaTheme="majorEastAsia" w:hAnsi="Arial" w:cs="Arial"/>
          <w:sz w:val="26"/>
          <w:szCs w:val="26"/>
        </w:rPr>
        <w:tab/>
        <w:t>3</w:t>
      </w:r>
    </w:p>
    <w:p w:rsidR="00EE0B58" w:rsidRPr="0043290E" w:rsidRDefault="000F4025" w:rsidP="0002024B">
      <w:pPr>
        <w:spacing w:before="200"/>
        <w:rPr>
          <w:rFonts w:ascii="Arial" w:eastAsiaTheme="majorEastAsia" w:hAnsi="Arial" w:cs="Arial"/>
          <w:sz w:val="26"/>
          <w:szCs w:val="26"/>
        </w:rPr>
      </w:pPr>
      <w:r w:rsidRPr="0043290E">
        <w:rPr>
          <w:rFonts w:ascii="Arial" w:eastAsiaTheme="majorEastAsia" w:hAnsi="Arial" w:cs="Arial"/>
          <w:sz w:val="26"/>
          <w:szCs w:val="26"/>
        </w:rPr>
        <w:t>S</w:t>
      </w:r>
      <w:r w:rsidR="00EE0B58" w:rsidRPr="0043290E">
        <w:rPr>
          <w:rFonts w:ascii="Arial" w:eastAsiaTheme="majorEastAsia" w:hAnsi="Arial" w:cs="Arial"/>
          <w:sz w:val="26"/>
          <w:szCs w:val="26"/>
        </w:rPr>
        <w:t>ubmit a</w:t>
      </w:r>
      <w:r w:rsidRPr="0043290E">
        <w:rPr>
          <w:rFonts w:ascii="Arial" w:eastAsiaTheme="majorEastAsia" w:hAnsi="Arial" w:cs="Arial"/>
          <w:sz w:val="26"/>
          <w:szCs w:val="26"/>
        </w:rPr>
        <w:t>n assignment</w:t>
      </w:r>
      <w:r w:rsidR="003A6751" w:rsidRPr="0043290E">
        <w:rPr>
          <w:rFonts w:ascii="Arial" w:eastAsiaTheme="majorEastAsia" w:hAnsi="Arial" w:cs="Arial"/>
          <w:sz w:val="26"/>
          <w:szCs w:val="26"/>
        </w:rPr>
        <w:tab/>
      </w:r>
      <w:r w:rsidR="003A6751" w:rsidRPr="0043290E">
        <w:rPr>
          <w:rFonts w:ascii="Arial" w:eastAsiaTheme="majorEastAsia" w:hAnsi="Arial" w:cs="Arial"/>
          <w:sz w:val="26"/>
          <w:szCs w:val="26"/>
        </w:rPr>
        <w:tab/>
      </w:r>
      <w:r w:rsidRPr="0043290E">
        <w:rPr>
          <w:rFonts w:ascii="Arial" w:eastAsiaTheme="majorEastAsia" w:hAnsi="Arial" w:cs="Arial"/>
          <w:sz w:val="26"/>
          <w:szCs w:val="26"/>
        </w:rPr>
        <w:tab/>
      </w:r>
      <w:r w:rsidRPr="0043290E">
        <w:rPr>
          <w:rFonts w:ascii="Arial" w:eastAsiaTheme="majorEastAsia" w:hAnsi="Arial" w:cs="Arial"/>
          <w:sz w:val="26"/>
          <w:szCs w:val="26"/>
        </w:rPr>
        <w:tab/>
      </w:r>
      <w:r w:rsidRPr="0043290E">
        <w:rPr>
          <w:rFonts w:ascii="Arial" w:eastAsiaTheme="majorEastAsia" w:hAnsi="Arial" w:cs="Arial"/>
          <w:sz w:val="26"/>
          <w:szCs w:val="26"/>
        </w:rPr>
        <w:tab/>
      </w:r>
      <w:r w:rsidRPr="0043290E">
        <w:rPr>
          <w:rFonts w:ascii="Arial" w:eastAsiaTheme="majorEastAsia" w:hAnsi="Arial" w:cs="Arial"/>
          <w:sz w:val="26"/>
          <w:szCs w:val="26"/>
        </w:rPr>
        <w:tab/>
      </w:r>
      <w:r w:rsidRPr="0043290E">
        <w:rPr>
          <w:rFonts w:ascii="Arial" w:eastAsiaTheme="majorEastAsia" w:hAnsi="Arial" w:cs="Arial"/>
          <w:sz w:val="26"/>
          <w:szCs w:val="26"/>
        </w:rPr>
        <w:tab/>
      </w:r>
      <w:r w:rsidRPr="0043290E">
        <w:rPr>
          <w:rFonts w:ascii="Arial" w:eastAsiaTheme="majorEastAsia" w:hAnsi="Arial" w:cs="Arial"/>
          <w:sz w:val="26"/>
          <w:szCs w:val="26"/>
        </w:rPr>
        <w:tab/>
      </w:r>
      <w:r w:rsidRPr="0043290E">
        <w:rPr>
          <w:rFonts w:ascii="Arial" w:eastAsiaTheme="majorEastAsia" w:hAnsi="Arial" w:cs="Arial"/>
          <w:sz w:val="26"/>
          <w:szCs w:val="26"/>
        </w:rPr>
        <w:tab/>
        <w:t>4</w:t>
      </w:r>
    </w:p>
    <w:p w:rsidR="000F4025" w:rsidRPr="0043290E" w:rsidRDefault="000F4025" w:rsidP="0002024B">
      <w:pPr>
        <w:spacing w:before="200"/>
        <w:rPr>
          <w:rFonts w:ascii="Arial" w:eastAsiaTheme="majorEastAsia" w:hAnsi="Arial" w:cs="Arial"/>
          <w:sz w:val="26"/>
          <w:szCs w:val="26"/>
        </w:rPr>
      </w:pPr>
    </w:p>
    <w:p w:rsidR="000F4025" w:rsidRPr="0043290E" w:rsidRDefault="000F4025" w:rsidP="0002024B">
      <w:pPr>
        <w:spacing w:before="200"/>
        <w:rPr>
          <w:rFonts w:ascii="Arial" w:eastAsiaTheme="majorEastAsia" w:hAnsi="Arial" w:cs="Arial"/>
          <w:b/>
          <w:sz w:val="26"/>
          <w:szCs w:val="26"/>
        </w:rPr>
      </w:pPr>
      <w:r w:rsidRPr="0043290E">
        <w:rPr>
          <w:rFonts w:ascii="Arial" w:eastAsiaTheme="majorEastAsia" w:hAnsi="Arial" w:cs="Arial"/>
          <w:b/>
          <w:sz w:val="26"/>
          <w:szCs w:val="26"/>
        </w:rPr>
        <w:t>Questions</w:t>
      </w:r>
    </w:p>
    <w:p w:rsidR="000F4025" w:rsidRPr="0043290E" w:rsidRDefault="000F4025" w:rsidP="0002024B">
      <w:pPr>
        <w:spacing w:before="200"/>
        <w:rPr>
          <w:rFonts w:ascii="Arial" w:eastAsiaTheme="majorEastAsia" w:hAnsi="Arial" w:cs="Arial"/>
          <w:sz w:val="26"/>
          <w:szCs w:val="26"/>
        </w:rPr>
      </w:pPr>
      <w:r w:rsidRPr="0043290E">
        <w:rPr>
          <w:rFonts w:ascii="Arial" w:eastAsiaTheme="majorEastAsia" w:hAnsi="Arial" w:cs="Arial"/>
          <w:sz w:val="26"/>
          <w:szCs w:val="26"/>
        </w:rPr>
        <w:t>How can I submit a document without creating a class (Quick Submit)</w:t>
      </w:r>
      <w:r w:rsidR="003A6751" w:rsidRPr="0043290E">
        <w:rPr>
          <w:rFonts w:ascii="Arial" w:eastAsiaTheme="majorEastAsia" w:hAnsi="Arial" w:cs="Arial"/>
          <w:sz w:val="26"/>
          <w:szCs w:val="26"/>
        </w:rPr>
        <w:t>?</w:t>
      </w:r>
      <w:r w:rsidRPr="0043290E">
        <w:rPr>
          <w:rFonts w:ascii="Arial" w:eastAsiaTheme="majorEastAsia" w:hAnsi="Arial" w:cs="Arial"/>
          <w:sz w:val="26"/>
          <w:szCs w:val="26"/>
        </w:rPr>
        <w:tab/>
        <w:t>5</w:t>
      </w:r>
    </w:p>
    <w:p w:rsidR="000F4025" w:rsidRPr="0043290E" w:rsidRDefault="000F4025" w:rsidP="000F4025">
      <w:pPr>
        <w:rPr>
          <w:rStyle w:val="Heading2Char"/>
          <w:rFonts w:ascii="Arial" w:hAnsi="Arial" w:cs="Arial"/>
          <w:b w:val="0"/>
          <w:color w:val="auto"/>
        </w:rPr>
      </w:pPr>
      <w:r w:rsidRPr="0043290E">
        <w:rPr>
          <w:rStyle w:val="Heading2Char"/>
          <w:rFonts w:ascii="Arial" w:hAnsi="Arial" w:cs="Arial"/>
          <w:b w:val="0"/>
          <w:color w:val="auto"/>
        </w:rPr>
        <w:t>What is an originality report?</w:t>
      </w:r>
      <w:r w:rsidRPr="0043290E">
        <w:rPr>
          <w:rStyle w:val="Heading2Char"/>
          <w:rFonts w:ascii="Arial" w:hAnsi="Arial" w:cs="Arial"/>
          <w:b w:val="0"/>
          <w:color w:val="auto"/>
        </w:rPr>
        <w:tab/>
      </w:r>
      <w:r w:rsidRPr="0043290E">
        <w:rPr>
          <w:rStyle w:val="Heading2Char"/>
          <w:rFonts w:ascii="Arial" w:hAnsi="Arial" w:cs="Arial"/>
          <w:b w:val="0"/>
          <w:color w:val="auto"/>
        </w:rPr>
        <w:tab/>
      </w:r>
      <w:r w:rsidRPr="0043290E">
        <w:rPr>
          <w:rStyle w:val="Heading2Char"/>
          <w:rFonts w:ascii="Arial" w:hAnsi="Arial" w:cs="Arial"/>
          <w:b w:val="0"/>
          <w:color w:val="auto"/>
        </w:rPr>
        <w:tab/>
      </w:r>
      <w:r w:rsidRPr="0043290E">
        <w:rPr>
          <w:rStyle w:val="Heading2Char"/>
          <w:rFonts w:ascii="Arial" w:hAnsi="Arial" w:cs="Arial"/>
          <w:b w:val="0"/>
          <w:color w:val="auto"/>
        </w:rPr>
        <w:tab/>
      </w:r>
      <w:r w:rsidRPr="0043290E">
        <w:rPr>
          <w:rStyle w:val="Heading2Char"/>
          <w:rFonts w:ascii="Arial" w:hAnsi="Arial" w:cs="Arial"/>
          <w:b w:val="0"/>
          <w:color w:val="auto"/>
        </w:rPr>
        <w:tab/>
      </w:r>
      <w:r w:rsidRPr="0043290E">
        <w:rPr>
          <w:rStyle w:val="Heading2Char"/>
          <w:rFonts w:ascii="Arial" w:hAnsi="Arial" w:cs="Arial"/>
          <w:b w:val="0"/>
          <w:color w:val="auto"/>
        </w:rPr>
        <w:tab/>
      </w:r>
      <w:r w:rsidRPr="0043290E">
        <w:rPr>
          <w:rStyle w:val="Heading2Char"/>
          <w:rFonts w:ascii="Arial" w:hAnsi="Arial" w:cs="Arial"/>
          <w:b w:val="0"/>
          <w:color w:val="auto"/>
        </w:rPr>
        <w:tab/>
      </w:r>
      <w:r w:rsidRPr="0043290E">
        <w:rPr>
          <w:rStyle w:val="Heading2Char"/>
          <w:rFonts w:ascii="Arial" w:hAnsi="Arial" w:cs="Arial"/>
          <w:b w:val="0"/>
          <w:color w:val="auto"/>
        </w:rPr>
        <w:tab/>
        <w:t>6</w:t>
      </w:r>
    </w:p>
    <w:p w:rsidR="006640E0" w:rsidRPr="0043290E" w:rsidRDefault="000F4025">
      <w:pPr>
        <w:rPr>
          <w:rStyle w:val="Heading2Char"/>
          <w:rFonts w:ascii="Arial" w:hAnsi="Arial" w:cs="Arial"/>
          <w:b w:val="0"/>
          <w:color w:val="auto"/>
        </w:rPr>
      </w:pPr>
      <w:r w:rsidRPr="0043290E">
        <w:rPr>
          <w:rStyle w:val="Heading2Char"/>
          <w:rFonts w:ascii="Arial" w:hAnsi="Arial" w:cs="Arial"/>
          <w:b w:val="0"/>
          <w:color w:val="auto"/>
        </w:rPr>
        <w:t>How long does it take for Turnitin to generate the originality report?</w:t>
      </w:r>
      <w:r w:rsidRPr="0043290E">
        <w:rPr>
          <w:rStyle w:val="Heading2Char"/>
          <w:rFonts w:ascii="Arial" w:hAnsi="Arial" w:cs="Arial"/>
          <w:b w:val="0"/>
          <w:color w:val="auto"/>
        </w:rPr>
        <w:tab/>
      </w:r>
      <w:r w:rsidRPr="0043290E">
        <w:rPr>
          <w:rStyle w:val="Heading2Char"/>
          <w:rFonts w:ascii="Arial" w:hAnsi="Arial" w:cs="Arial"/>
          <w:b w:val="0"/>
          <w:color w:val="auto"/>
        </w:rPr>
        <w:tab/>
        <w:t>6</w:t>
      </w:r>
      <w:r w:rsidRPr="0043290E">
        <w:rPr>
          <w:rStyle w:val="Heading2Char"/>
          <w:rFonts w:ascii="Arial" w:hAnsi="Arial" w:cs="Arial"/>
          <w:b w:val="0"/>
          <w:color w:val="auto"/>
        </w:rPr>
        <w:tab/>
      </w:r>
    </w:p>
    <w:p w:rsidR="006640E0" w:rsidRPr="0043290E" w:rsidRDefault="003A6751">
      <w:pPr>
        <w:rPr>
          <w:rStyle w:val="Heading2Char"/>
          <w:rFonts w:ascii="Arial" w:hAnsi="Arial" w:cs="Arial"/>
          <w:b w:val="0"/>
          <w:color w:val="auto"/>
        </w:rPr>
      </w:pPr>
      <w:r w:rsidRPr="0043290E">
        <w:rPr>
          <w:rStyle w:val="Heading2Char"/>
          <w:rFonts w:ascii="Arial" w:hAnsi="Arial" w:cs="Arial"/>
          <w:b w:val="0"/>
          <w:color w:val="auto"/>
        </w:rPr>
        <w:t>How do I view the originality report?</w:t>
      </w:r>
      <w:r w:rsidRPr="0043290E">
        <w:rPr>
          <w:rStyle w:val="Heading2Char"/>
          <w:rFonts w:ascii="Arial" w:hAnsi="Arial" w:cs="Arial"/>
          <w:b w:val="0"/>
          <w:color w:val="auto"/>
        </w:rPr>
        <w:tab/>
      </w:r>
      <w:r w:rsidRPr="0043290E">
        <w:rPr>
          <w:rStyle w:val="Heading2Char"/>
          <w:rFonts w:ascii="Arial" w:hAnsi="Arial" w:cs="Arial"/>
          <w:b w:val="0"/>
          <w:color w:val="auto"/>
        </w:rPr>
        <w:tab/>
      </w:r>
      <w:r w:rsidRPr="0043290E">
        <w:rPr>
          <w:rStyle w:val="Heading2Char"/>
          <w:rFonts w:ascii="Arial" w:hAnsi="Arial" w:cs="Arial"/>
          <w:b w:val="0"/>
          <w:color w:val="auto"/>
        </w:rPr>
        <w:tab/>
      </w:r>
      <w:r w:rsidRPr="0043290E">
        <w:rPr>
          <w:rStyle w:val="Heading2Char"/>
          <w:rFonts w:ascii="Arial" w:hAnsi="Arial" w:cs="Arial"/>
          <w:b w:val="0"/>
          <w:color w:val="auto"/>
        </w:rPr>
        <w:tab/>
      </w:r>
      <w:r w:rsidRPr="0043290E">
        <w:rPr>
          <w:rStyle w:val="Heading2Char"/>
          <w:rFonts w:ascii="Arial" w:hAnsi="Arial" w:cs="Arial"/>
          <w:b w:val="0"/>
          <w:color w:val="auto"/>
        </w:rPr>
        <w:tab/>
      </w:r>
      <w:r w:rsidRPr="0043290E">
        <w:rPr>
          <w:rStyle w:val="Heading2Char"/>
          <w:rFonts w:ascii="Arial" w:hAnsi="Arial" w:cs="Arial"/>
          <w:b w:val="0"/>
          <w:color w:val="auto"/>
        </w:rPr>
        <w:tab/>
      </w:r>
      <w:r w:rsidRPr="0043290E">
        <w:rPr>
          <w:rStyle w:val="Heading2Char"/>
          <w:rFonts w:ascii="Arial" w:hAnsi="Arial" w:cs="Arial"/>
          <w:b w:val="0"/>
          <w:color w:val="auto"/>
        </w:rPr>
        <w:tab/>
        <w:t>7</w:t>
      </w:r>
    </w:p>
    <w:p w:rsidR="006640E0" w:rsidRPr="0043290E" w:rsidRDefault="003A6751">
      <w:pPr>
        <w:rPr>
          <w:rStyle w:val="Heading2Char"/>
          <w:rFonts w:ascii="Arial" w:hAnsi="Arial" w:cs="Arial"/>
          <w:b w:val="0"/>
          <w:color w:val="auto"/>
        </w:rPr>
      </w:pPr>
      <w:r w:rsidRPr="0043290E">
        <w:rPr>
          <w:rStyle w:val="Heading2Char"/>
          <w:rFonts w:ascii="Arial" w:hAnsi="Arial" w:cs="Arial"/>
          <w:b w:val="0"/>
          <w:color w:val="auto"/>
        </w:rPr>
        <w:t>How do I interpret the originality report?</w:t>
      </w:r>
      <w:r w:rsidRPr="0043290E">
        <w:rPr>
          <w:rStyle w:val="Heading2Char"/>
          <w:rFonts w:ascii="Arial" w:hAnsi="Arial" w:cs="Arial"/>
          <w:b w:val="0"/>
          <w:color w:val="auto"/>
        </w:rPr>
        <w:tab/>
      </w:r>
      <w:r w:rsidRPr="0043290E">
        <w:rPr>
          <w:rStyle w:val="Heading2Char"/>
          <w:rFonts w:ascii="Arial" w:hAnsi="Arial" w:cs="Arial"/>
          <w:b w:val="0"/>
          <w:color w:val="auto"/>
        </w:rPr>
        <w:tab/>
      </w:r>
      <w:r w:rsidRPr="0043290E">
        <w:rPr>
          <w:rStyle w:val="Heading2Char"/>
          <w:rFonts w:ascii="Arial" w:hAnsi="Arial" w:cs="Arial"/>
          <w:b w:val="0"/>
          <w:color w:val="auto"/>
        </w:rPr>
        <w:tab/>
      </w:r>
      <w:r w:rsidRPr="0043290E">
        <w:rPr>
          <w:rStyle w:val="Heading2Char"/>
          <w:rFonts w:ascii="Arial" w:hAnsi="Arial" w:cs="Arial"/>
          <w:b w:val="0"/>
          <w:color w:val="auto"/>
        </w:rPr>
        <w:tab/>
      </w:r>
      <w:r w:rsidRPr="0043290E">
        <w:rPr>
          <w:rStyle w:val="Heading2Char"/>
          <w:rFonts w:ascii="Arial" w:hAnsi="Arial" w:cs="Arial"/>
          <w:b w:val="0"/>
          <w:color w:val="auto"/>
        </w:rPr>
        <w:tab/>
      </w:r>
      <w:r w:rsidRPr="0043290E">
        <w:rPr>
          <w:rStyle w:val="Heading2Char"/>
          <w:rFonts w:ascii="Arial" w:hAnsi="Arial" w:cs="Arial"/>
          <w:b w:val="0"/>
          <w:color w:val="auto"/>
        </w:rPr>
        <w:tab/>
        <w:t>7</w:t>
      </w:r>
    </w:p>
    <w:p w:rsidR="000F4025" w:rsidRPr="0043290E" w:rsidRDefault="003A6751">
      <w:pPr>
        <w:rPr>
          <w:rStyle w:val="Heading2Char"/>
          <w:rFonts w:ascii="Arial" w:hAnsi="Arial" w:cs="Arial"/>
          <w:b w:val="0"/>
          <w:color w:val="auto"/>
        </w:rPr>
      </w:pPr>
      <w:r w:rsidRPr="0043290E">
        <w:rPr>
          <w:rStyle w:val="Heading2Char"/>
          <w:rFonts w:ascii="Arial" w:hAnsi="Arial" w:cs="Arial"/>
          <w:b w:val="0"/>
          <w:color w:val="auto"/>
        </w:rPr>
        <w:t>Can I view another student’s paper if the originality report shows a match?</w:t>
      </w:r>
      <w:r w:rsidRPr="0043290E">
        <w:rPr>
          <w:rStyle w:val="Heading2Char"/>
          <w:rFonts w:ascii="Arial" w:hAnsi="Arial" w:cs="Arial"/>
          <w:b w:val="0"/>
          <w:color w:val="auto"/>
        </w:rPr>
        <w:tab/>
        <w:t>8</w:t>
      </w:r>
    </w:p>
    <w:p w:rsidR="000F4025" w:rsidRPr="0043290E" w:rsidRDefault="003A6751">
      <w:pPr>
        <w:rPr>
          <w:rStyle w:val="Heading2Char"/>
          <w:rFonts w:ascii="Arial" w:hAnsi="Arial" w:cs="Arial"/>
          <w:b w:val="0"/>
          <w:color w:val="auto"/>
        </w:rPr>
      </w:pPr>
      <w:r w:rsidRPr="0043290E">
        <w:rPr>
          <w:rStyle w:val="Heading2Char"/>
          <w:rFonts w:ascii="Arial" w:hAnsi="Arial" w:cs="Arial"/>
          <w:b w:val="0"/>
          <w:color w:val="auto"/>
        </w:rPr>
        <w:t>Where can I get further help with Turnitin?</w:t>
      </w:r>
      <w:r w:rsidRPr="0043290E">
        <w:rPr>
          <w:rStyle w:val="Heading2Char"/>
          <w:rFonts w:ascii="Arial" w:hAnsi="Arial" w:cs="Arial"/>
          <w:b w:val="0"/>
          <w:color w:val="auto"/>
        </w:rPr>
        <w:tab/>
      </w:r>
      <w:r w:rsidRPr="0043290E">
        <w:rPr>
          <w:rStyle w:val="Heading2Char"/>
          <w:rFonts w:ascii="Arial" w:hAnsi="Arial" w:cs="Arial"/>
          <w:b w:val="0"/>
          <w:color w:val="auto"/>
        </w:rPr>
        <w:tab/>
      </w:r>
      <w:r w:rsidRPr="0043290E">
        <w:rPr>
          <w:rStyle w:val="Heading2Char"/>
          <w:rFonts w:ascii="Arial" w:hAnsi="Arial" w:cs="Arial"/>
          <w:b w:val="0"/>
          <w:color w:val="auto"/>
        </w:rPr>
        <w:tab/>
      </w:r>
      <w:r w:rsidRPr="0043290E">
        <w:rPr>
          <w:rStyle w:val="Heading2Char"/>
          <w:rFonts w:ascii="Arial" w:hAnsi="Arial" w:cs="Arial"/>
          <w:b w:val="0"/>
          <w:color w:val="auto"/>
        </w:rPr>
        <w:tab/>
      </w:r>
      <w:r w:rsidRPr="0043290E">
        <w:rPr>
          <w:rStyle w:val="Heading2Char"/>
          <w:rFonts w:ascii="Arial" w:hAnsi="Arial" w:cs="Arial"/>
          <w:b w:val="0"/>
          <w:color w:val="auto"/>
        </w:rPr>
        <w:tab/>
      </w:r>
      <w:r w:rsidRPr="0043290E">
        <w:rPr>
          <w:rStyle w:val="Heading2Char"/>
          <w:rFonts w:ascii="Arial" w:hAnsi="Arial" w:cs="Arial"/>
          <w:b w:val="0"/>
          <w:color w:val="auto"/>
        </w:rPr>
        <w:tab/>
        <w:t>8</w:t>
      </w:r>
    </w:p>
    <w:p w:rsidR="000F4025" w:rsidRPr="0043290E" w:rsidRDefault="000F4025">
      <w:pPr>
        <w:rPr>
          <w:rStyle w:val="Heading2Char"/>
          <w:rFonts w:ascii="Arial" w:hAnsi="Arial" w:cs="Arial"/>
        </w:rPr>
      </w:pPr>
    </w:p>
    <w:p w:rsidR="000F4025" w:rsidRPr="0043290E" w:rsidRDefault="000F4025">
      <w:pPr>
        <w:rPr>
          <w:rStyle w:val="Heading2Char"/>
          <w:rFonts w:ascii="Arial" w:hAnsi="Arial" w:cs="Arial"/>
        </w:rPr>
      </w:pPr>
    </w:p>
    <w:p w:rsidR="000F4025" w:rsidRDefault="000F4025">
      <w:pPr>
        <w:rPr>
          <w:rStyle w:val="Heading2Char"/>
        </w:rPr>
      </w:pPr>
    </w:p>
    <w:p w:rsidR="000F4025" w:rsidRDefault="000F4025">
      <w:pPr>
        <w:rPr>
          <w:rStyle w:val="Heading2Char"/>
        </w:rPr>
      </w:pPr>
    </w:p>
    <w:p w:rsidR="006640E0" w:rsidRPr="006640E0" w:rsidRDefault="006640E0" w:rsidP="00EE416F">
      <w:pPr>
        <w:pStyle w:val="Heading1"/>
        <w:spacing w:before="0"/>
        <w:contextualSpacing/>
        <w:rPr>
          <w:rStyle w:val="Heading2Char"/>
          <w:b/>
          <w:bCs/>
          <w:color w:val="365F91" w:themeColor="accent1" w:themeShade="BF"/>
          <w:sz w:val="36"/>
          <w:szCs w:val="36"/>
        </w:rPr>
      </w:pPr>
      <w:bookmarkStart w:id="1" w:name="_What_is_Turnitin?_1"/>
      <w:bookmarkEnd w:id="1"/>
      <w:r w:rsidRPr="006640E0">
        <w:rPr>
          <w:rStyle w:val="Heading2Char"/>
          <w:b/>
          <w:bCs/>
          <w:color w:val="365F91" w:themeColor="accent1" w:themeShade="BF"/>
          <w:sz w:val="36"/>
          <w:szCs w:val="36"/>
        </w:rPr>
        <w:lastRenderedPageBreak/>
        <w:t xml:space="preserve">General Information </w:t>
      </w:r>
    </w:p>
    <w:p w:rsidR="006640E0" w:rsidRDefault="006640E0" w:rsidP="00EE416F">
      <w:pPr>
        <w:pStyle w:val="Heading1"/>
        <w:spacing w:before="0"/>
        <w:contextualSpacing/>
        <w:rPr>
          <w:rStyle w:val="Heading2Char"/>
          <w:b/>
          <w:bCs/>
          <w:color w:val="365F91" w:themeColor="accent1" w:themeShade="BF"/>
          <w:sz w:val="28"/>
          <w:szCs w:val="28"/>
        </w:rPr>
      </w:pPr>
    </w:p>
    <w:p w:rsidR="00625313" w:rsidRDefault="00625313" w:rsidP="00625313">
      <w:pPr>
        <w:spacing w:after="0" w:line="240" w:lineRule="auto"/>
        <w:contextualSpacing/>
        <w:rPr>
          <w:rFonts w:ascii="Arial" w:hAnsi="Arial" w:cs="Arial"/>
        </w:rPr>
      </w:pPr>
      <w:r w:rsidRPr="00625313">
        <w:rPr>
          <w:rFonts w:ascii="Arial" w:hAnsi="Arial" w:cs="Arial"/>
        </w:rPr>
        <w:t xml:space="preserve">This </w:t>
      </w:r>
      <w:r>
        <w:rPr>
          <w:rFonts w:ascii="Arial" w:hAnsi="Arial" w:cs="Arial"/>
        </w:rPr>
        <w:t xml:space="preserve">document gives step by step instructions for staff wishing to upload student work to Turnitin in-order to run an originality (text match) report. It should be read in conjunction with the University’s </w:t>
      </w:r>
      <w:hyperlink r:id="rId9" w:history="1">
        <w:r w:rsidRPr="00625313">
          <w:rPr>
            <w:rStyle w:val="Hyperlink"/>
            <w:rFonts w:ascii="Arial" w:hAnsi="Arial" w:cs="Arial"/>
          </w:rPr>
          <w:t>Turnitin Policy</w:t>
        </w:r>
      </w:hyperlink>
      <w:r>
        <w:rPr>
          <w:rFonts w:ascii="Arial" w:hAnsi="Arial" w:cs="Arial"/>
        </w:rPr>
        <w:t xml:space="preserve"> which states how and when Turnitin should be used. </w:t>
      </w:r>
    </w:p>
    <w:p w:rsidR="00625313" w:rsidRDefault="00625313" w:rsidP="00625313">
      <w:pPr>
        <w:spacing w:line="240" w:lineRule="auto"/>
        <w:rPr>
          <w:rFonts w:ascii="Arial" w:hAnsi="Arial" w:cs="Arial"/>
          <w:sz w:val="30"/>
          <w:szCs w:val="30"/>
        </w:rPr>
      </w:pPr>
    </w:p>
    <w:p w:rsidR="00F37603" w:rsidRPr="00A34166" w:rsidRDefault="00F37603" w:rsidP="00625313">
      <w:pPr>
        <w:spacing w:line="240" w:lineRule="auto"/>
        <w:rPr>
          <w:rStyle w:val="Heading2Char"/>
          <w:b w:val="0"/>
          <w:bCs w:val="0"/>
          <w:color w:val="365F91" w:themeColor="accent1" w:themeShade="BF"/>
          <w:sz w:val="28"/>
          <w:szCs w:val="28"/>
        </w:rPr>
      </w:pPr>
      <w:r w:rsidRPr="00A34166">
        <w:rPr>
          <w:rStyle w:val="Heading2Char"/>
          <w:color w:val="365F91" w:themeColor="accent1" w:themeShade="BF"/>
          <w:sz w:val="28"/>
          <w:szCs w:val="28"/>
        </w:rPr>
        <w:t>What is Turnitin?</w:t>
      </w:r>
    </w:p>
    <w:p w:rsidR="006B6253" w:rsidRPr="00CD339D" w:rsidRDefault="007D49B5" w:rsidP="00EE416F">
      <w:pPr>
        <w:spacing w:after="0"/>
        <w:contextualSpacing/>
        <w:rPr>
          <w:rFonts w:ascii="Arial" w:hAnsi="Arial" w:cs="Arial"/>
          <w:b/>
        </w:rPr>
      </w:pPr>
      <w:r w:rsidRPr="00CD339D">
        <w:rPr>
          <w:rFonts w:ascii="Arial" w:hAnsi="Arial" w:cs="Arial"/>
        </w:rPr>
        <w:t>Turnitin</w:t>
      </w:r>
      <w:r w:rsidR="00EA18E9" w:rsidRPr="00CD339D">
        <w:rPr>
          <w:rFonts w:ascii="Arial" w:hAnsi="Arial" w:cs="Arial"/>
        </w:rPr>
        <w:t xml:space="preserve"> is a </w:t>
      </w:r>
      <w:r w:rsidR="00904817">
        <w:rPr>
          <w:rFonts w:ascii="Arial" w:hAnsi="Arial" w:cs="Arial"/>
        </w:rPr>
        <w:t xml:space="preserve">text matching tool </w:t>
      </w:r>
      <w:r w:rsidR="00AF4DAB" w:rsidRPr="00CD339D">
        <w:rPr>
          <w:rFonts w:ascii="Arial" w:hAnsi="Arial" w:cs="Arial"/>
        </w:rPr>
        <w:t xml:space="preserve">that </w:t>
      </w:r>
      <w:r w:rsidR="006B6253" w:rsidRPr="00CD339D">
        <w:rPr>
          <w:rFonts w:ascii="Arial" w:hAnsi="Arial" w:cs="Arial"/>
        </w:rPr>
        <w:t>identifies and highlights text that has been found in other sources.  It checks the text submitted for originality</w:t>
      </w:r>
      <w:r w:rsidR="007844FE" w:rsidRPr="00CD339D">
        <w:rPr>
          <w:rFonts w:ascii="Arial" w:hAnsi="Arial" w:cs="Arial"/>
        </w:rPr>
        <w:t xml:space="preserve"> against a database</w:t>
      </w:r>
      <w:r w:rsidR="006B6253" w:rsidRPr="00CD339D">
        <w:rPr>
          <w:rFonts w:ascii="Arial" w:hAnsi="Arial" w:cs="Arial"/>
        </w:rPr>
        <w:t>.</w:t>
      </w:r>
      <w:r w:rsidR="007844FE" w:rsidRPr="00CD339D">
        <w:rPr>
          <w:rFonts w:ascii="Arial" w:hAnsi="Arial" w:cs="Arial"/>
        </w:rPr>
        <w:t xml:space="preserve"> </w:t>
      </w:r>
      <w:r w:rsidR="006B6253" w:rsidRPr="00CD339D">
        <w:rPr>
          <w:rFonts w:ascii="Arial" w:hAnsi="Arial" w:cs="Arial"/>
        </w:rPr>
        <w:t xml:space="preserve"> </w:t>
      </w:r>
      <w:r w:rsidR="00AF4DAB" w:rsidRPr="00CD339D">
        <w:rPr>
          <w:rFonts w:ascii="Arial" w:hAnsi="Arial" w:cs="Arial"/>
        </w:rPr>
        <w:t>It is important to note that t</w:t>
      </w:r>
      <w:r w:rsidR="007844FE" w:rsidRPr="00CD339D">
        <w:rPr>
          <w:rFonts w:ascii="Arial" w:hAnsi="Arial" w:cs="Arial"/>
        </w:rPr>
        <w:t xml:space="preserve">his </w:t>
      </w:r>
      <w:r w:rsidR="00AF4DAB" w:rsidRPr="00CD339D">
        <w:rPr>
          <w:rFonts w:ascii="Arial" w:hAnsi="Arial" w:cs="Arial"/>
        </w:rPr>
        <w:t>system</w:t>
      </w:r>
      <w:r w:rsidR="007844FE" w:rsidRPr="00CD339D">
        <w:rPr>
          <w:rFonts w:ascii="Arial" w:hAnsi="Arial" w:cs="Arial"/>
        </w:rPr>
        <w:t xml:space="preserve"> does not make decisions about the originality of a student paper, nor does it determine if the highlighted text has been referenced correctly or not.</w:t>
      </w:r>
      <w:r w:rsidR="00625313">
        <w:rPr>
          <w:rFonts w:ascii="Arial" w:hAnsi="Arial" w:cs="Arial"/>
        </w:rPr>
        <w:t xml:space="preserve"> </w:t>
      </w:r>
    </w:p>
    <w:p w:rsidR="00EE416F" w:rsidRDefault="00EE416F" w:rsidP="00EE416F">
      <w:pPr>
        <w:pStyle w:val="Heading1"/>
        <w:spacing w:before="0"/>
        <w:contextualSpacing/>
        <w:rPr>
          <w:rStyle w:val="Heading2Char"/>
          <w:b/>
          <w:bCs/>
          <w:color w:val="365F91" w:themeColor="accent1" w:themeShade="BF"/>
          <w:sz w:val="30"/>
          <w:szCs w:val="32"/>
        </w:rPr>
      </w:pPr>
      <w:bookmarkStart w:id="2" w:name="_What_does_Turnitin"/>
      <w:bookmarkEnd w:id="2"/>
    </w:p>
    <w:p w:rsidR="00F37603" w:rsidRPr="00A34166" w:rsidRDefault="00F37603" w:rsidP="00EE416F">
      <w:pPr>
        <w:pStyle w:val="Heading1"/>
        <w:spacing w:before="0"/>
        <w:contextualSpacing/>
        <w:rPr>
          <w:rStyle w:val="Heading2Char"/>
          <w:b/>
          <w:bCs/>
          <w:color w:val="365F91" w:themeColor="accent1" w:themeShade="BF"/>
          <w:sz w:val="28"/>
          <w:szCs w:val="28"/>
        </w:rPr>
      </w:pPr>
      <w:r w:rsidRPr="00A34166">
        <w:rPr>
          <w:rStyle w:val="Heading2Char"/>
          <w:b/>
          <w:bCs/>
          <w:color w:val="365F91" w:themeColor="accent1" w:themeShade="BF"/>
          <w:sz w:val="28"/>
          <w:szCs w:val="28"/>
        </w:rPr>
        <w:t>What does Turnitin search?</w:t>
      </w:r>
    </w:p>
    <w:p w:rsidR="00282C4D" w:rsidRPr="00282C4D" w:rsidRDefault="00282C4D" w:rsidP="006640E0">
      <w:pPr>
        <w:spacing w:line="240" w:lineRule="auto"/>
        <w:rPr>
          <w:rFonts w:ascii="Arial" w:hAnsi="Arial" w:cs="Arial"/>
        </w:rPr>
      </w:pPr>
      <w:r w:rsidRPr="00282C4D">
        <w:rPr>
          <w:rFonts w:ascii="Arial" w:hAnsi="Arial" w:cs="Arial"/>
        </w:rPr>
        <w:t>Turnitin searches online digital records and database</w:t>
      </w:r>
      <w:r>
        <w:rPr>
          <w:rFonts w:ascii="Arial" w:hAnsi="Arial" w:cs="Arial"/>
        </w:rPr>
        <w:t>s</w:t>
      </w:r>
      <w:r w:rsidRPr="00282C4D">
        <w:rPr>
          <w:rFonts w:ascii="Arial" w:hAnsi="Arial" w:cs="Arial"/>
        </w:rPr>
        <w:t xml:space="preserve"> as well as its own repository of student work</w:t>
      </w:r>
      <w:r>
        <w:rPr>
          <w:rFonts w:ascii="Arial" w:hAnsi="Arial" w:cs="Arial"/>
        </w:rPr>
        <w:t>:</w:t>
      </w:r>
      <w:r w:rsidRPr="00282C4D">
        <w:rPr>
          <w:rFonts w:ascii="Arial" w:hAnsi="Arial" w:cs="Arial"/>
        </w:rPr>
        <w:t xml:space="preserve"> </w:t>
      </w:r>
    </w:p>
    <w:p w:rsidR="004B2C2D" w:rsidRPr="00282C4D" w:rsidRDefault="004B2C2D" w:rsidP="00EE416F">
      <w:pPr>
        <w:pStyle w:val="ListParagraph"/>
        <w:numPr>
          <w:ilvl w:val="0"/>
          <w:numId w:val="13"/>
        </w:numPr>
        <w:spacing w:after="0"/>
        <w:rPr>
          <w:rFonts w:ascii="Arial" w:hAnsi="Arial" w:cs="Arial"/>
        </w:rPr>
      </w:pPr>
      <w:r w:rsidRPr="00282C4D">
        <w:rPr>
          <w:rFonts w:ascii="Arial" w:hAnsi="Arial" w:cs="Arial"/>
        </w:rPr>
        <w:t xml:space="preserve">Student papers previously submitted to </w:t>
      </w:r>
      <w:r w:rsidR="007D49B5" w:rsidRPr="00282C4D">
        <w:rPr>
          <w:rFonts w:ascii="Arial" w:hAnsi="Arial" w:cs="Arial"/>
        </w:rPr>
        <w:t>Turnitin</w:t>
      </w:r>
    </w:p>
    <w:p w:rsidR="004B2C2D" w:rsidRPr="00282C4D" w:rsidRDefault="004B2C2D" w:rsidP="00EE416F">
      <w:pPr>
        <w:pStyle w:val="ListParagraph"/>
        <w:numPr>
          <w:ilvl w:val="0"/>
          <w:numId w:val="13"/>
        </w:numPr>
        <w:spacing w:after="0"/>
        <w:rPr>
          <w:rFonts w:ascii="Arial" w:hAnsi="Arial" w:cs="Arial"/>
        </w:rPr>
      </w:pPr>
      <w:r w:rsidRPr="00282C4D">
        <w:rPr>
          <w:rFonts w:ascii="Arial" w:hAnsi="Arial" w:cs="Arial"/>
        </w:rPr>
        <w:t xml:space="preserve">Current and archived </w:t>
      </w:r>
      <w:r w:rsidR="00904817" w:rsidRPr="00282C4D">
        <w:rPr>
          <w:rFonts w:ascii="Arial" w:hAnsi="Arial" w:cs="Arial"/>
        </w:rPr>
        <w:t>i</w:t>
      </w:r>
      <w:r w:rsidRPr="00282C4D">
        <w:rPr>
          <w:rFonts w:ascii="Arial" w:hAnsi="Arial" w:cs="Arial"/>
        </w:rPr>
        <w:t>nternet text</w:t>
      </w:r>
    </w:p>
    <w:p w:rsidR="004B2C2D" w:rsidRPr="00282C4D" w:rsidRDefault="00904817" w:rsidP="00EE416F">
      <w:pPr>
        <w:pStyle w:val="ListParagraph"/>
        <w:numPr>
          <w:ilvl w:val="0"/>
          <w:numId w:val="13"/>
        </w:numPr>
        <w:spacing w:after="0"/>
        <w:rPr>
          <w:rFonts w:ascii="Arial" w:hAnsi="Arial" w:cs="Arial"/>
        </w:rPr>
      </w:pPr>
      <w:r w:rsidRPr="00282C4D">
        <w:rPr>
          <w:rFonts w:ascii="Arial" w:hAnsi="Arial" w:cs="Arial"/>
        </w:rPr>
        <w:t>Digitally p</w:t>
      </w:r>
      <w:r w:rsidR="004B2C2D" w:rsidRPr="00282C4D">
        <w:rPr>
          <w:rFonts w:ascii="Arial" w:hAnsi="Arial" w:cs="Arial"/>
        </w:rPr>
        <w:t>ublished work from books, journals, databases, newspapers and periodicals</w:t>
      </w:r>
    </w:p>
    <w:p w:rsidR="00851484" w:rsidRDefault="00851484" w:rsidP="00EE416F">
      <w:pPr>
        <w:spacing w:after="0"/>
        <w:contextualSpacing/>
        <w:rPr>
          <w:ins w:id="3" w:author="ihwin7setup" w:date="2013-10-09T15:30:00Z"/>
          <w:rFonts w:ascii="Arial" w:hAnsi="Arial" w:cs="Arial"/>
        </w:rPr>
      </w:pPr>
    </w:p>
    <w:p w:rsidR="005B0422" w:rsidRPr="00282C4D" w:rsidRDefault="00946554" w:rsidP="00EE416F">
      <w:pPr>
        <w:spacing w:after="0"/>
        <w:contextualSpacing/>
        <w:rPr>
          <w:rFonts w:ascii="Arial" w:hAnsi="Arial" w:cs="Arial"/>
        </w:rPr>
      </w:pPr>
      <w:r w:rsidRPr="00282C4D">
        <w:rPr>
          <w:rFonts w:ascii="Arial" w:hAnsi="Arial" w:cs="Arial"/>
        </w:rPr>
        <w:t xml:space="preserve">It is important to note that </w:t>
      </w:r>
      <w:r w:rsidR="007D49B5" w:rsidRPr="00282C4D">
        <w:rPr>
          <w:rFonts w:ascii="Arial" w:hAnsi="Arial" w:cs="Arial"/>
        </w:rPr>
        <w:t>Turnitin</w:t>
      </w:r>
      <w:r w:rsidR="004B2C2D" w:rsidRPr="00282C4D">
        <w:rPr>
          <w:rFonts w:ascii="Arial" w:hAnsi="Arial" w:cs="Arial"/>
        </w:rPr>
        <w:t xml:space="preserve"> does not </w:t>
      </w:r>
      <w:r w:rsidR="00AF4DAB" w:rsidRPr="00282C4D">
        <w:rPr>
          <w:rFonts w:ascii="Arial" w:hAnsi="Arial" w:cs="Arial"/>
        </w:rPr>
        <w:t>contain</w:t>
      </w:r>
      <w:r w:rsidR="004B2C2D" w:rsidRPr="00282C4D">
        <w:rPr>
          <w:rFonts w:ascii="Arial" w:hAnsi="Arial" w:cs="Arial"/>
        </w:rPr>
        <w:t xml:space="preserve"> every </w:t>
      </w:r>
      <w:r w:rsidR="003B1D00" w:rsidRPr="00282C4D">
        <w:rPr>
          <w:rFonts w:ascii="Arial" w:hAnsi="Arial" w:cs="Arial"/>
        </w:rPr>
        <w:t>reference source</w:t>
      </w:r>
      <w:r w:rsidR="004B2C2D" w:rsidRPr="00282C4D">
        <w:rPr>
          <w:rFonts w:ascii="Arial" w:hAnsi="Arial" w:cs="Arial"/>
        </w:rPr>
        <w:t xml:space="preserve"> in its database</w:t>
      </w:r>
      <w:r w:rsidR="00AF4DAB" w:rsidRPr="00282C4D">
        <w:rPr>
          <w:rFonts w:ascii="Arial" w:hAnsi="Arial" w:cs="Arial"/>
        </w:rPr>
        <w:t xml:space="preserve">.  In particular, </w:t>
      </w:r>
      <w:r w:rsidR="002D62CC">
        <w:rPr>
          <w:rFonts w:ascii="Arial" w:hAnsi="Arial" w:cs="Arial"/>
        </w:rPr>
        <w:t>hard copy</w:t>
      </w:r>
      <w:r w:rsidR="00AF4DAB" w:rsidRPr="00282C4D">
        <w:rPr>
          <w:rFonts w:ascii="Arial" w:hAnsi="Arial" w:cs="Arial"/>
        </w:rPr>
        <w:t xml:space="preserve"> textbooks are missing. If you suspect plagiarism in an assignment that has</w:t>
      </w:r>
      <w:r w:rsidR="007D49B5" w:rsidRPr="00282C4D">
        <w:rPr>
          <w:rFonts w:ascii="Arial" w:hAnsi="Arial" w:cs="Arial"/>
        </w:rPr>
        <w:t xml:space="preserve"> not been picked up by Turnitin,</w:t>
      </w:r>
      <w:r w:rsidR="00AF4DAB" w:rsidRPr="00282C4D">
        <w:rPr>
          <w:rFonts w:ascii="Arial" w:hAnsi="Arial" w:cs="Arial"/>
        </w:rPr>
        <w:t xml:space="preserve"> </w:t>
      </w:r>
      <w:r w:rsidR="007D49B5" w:rsidRPr="00282C4D">
        <w:rPr>
          <w:rFonts w:ascii="Arial" w:hAnsi="Arial" w:cs="Arial"/>
        </w:rPr>
        <w:t>i</w:t>
      </w:r>
      <w:r w:rsidR="004B2C2D" w:rsidRPr="00282C4D">
        <w:rPr>
          <w:rFonts w:ascii="Arial" w:hAnsi="Arial" w:cs="Arial"/>
        </w:rPr>
        <w:t xml:space="preserve">t may be worth </w:t>
      </w:r>
      <w:r w:rsidR="00D13CE4" w:rsidRPr="00282C4D">
        <w:rPr>
          <w:rFonts w:ascii="Arial" w:hAnsi="Arial" w:cs="Arial"/>
        </w:rPr>
        <w:t>trying Google S</w:t>
      </w:r>
      <w:r w:rsidR="007D49B5" w:rsidRPr="00282C4D">
        <w:rPr>
          <w:rFonts w:ascii="Arial" w:hAnsi="Arial" w:cs="Arial"/>
        </w:rPr>
        <w:t xml:space="preserve">cholar </w:t>
      </w:r>
      <w:r w:rsidR="00D13CE4" w:rsidRPr="00282C4D">
        <w:rPr>
          <w:rFonts w:ascii="Arial" w:hAnsi="Arial" w:cs="Arial"/>
        </w:rPr>
        <w:t>or Google B</w:t>
      </w:r>
      <w:r w:rsidR="00FC744E" w:rsidRPr="00282C4D">
        <w:rPr>
          <w:rFonts w:ascii="Arial" w:hAnsi="Arial" w:cs="Arial"/>
        </w:rPr>
        <w:t xml:space="preserve">ooks </w:t>
      </w:r>
      <w:r w:rsidR="007D49B5" w:rsidRPr="00282C4D">
        <w:rPr>
          <w:rFonts w:ascii="Arial" w:hAnsi="Arial" w:cs="Arial"/>
        </w:rPr>
        <w:t>instead</w:t>
      </w:r>
      <w:r w:rsidR="00904817" w:rsidRPr="00282C4D">
        <w:rPr>
          <w:rFonts w:ascii="Arial" w:hAnsi="Arial" w:cs="Arial"/>
        </w:rPr>
        <w:t xml:space="preserve">. </w:t>
      </w:r>
    </w:p>
    <w:p w:rsidR="00EE416F" w:rsidRDefault="00EE416F" w:rsidP="00EE416F">
      <w:pPr>
        <w:pStyle w:val="Heading1"/>
        <w:spacing w:before="0"/>
        <w:contextualSpacing/>
        <w:rPr>
          <w:rStyle w:val="Heading2Char"/>
          <w:b/>
          <w:color w:val="365F91" w:themeColor="accent1" w:themeShade="BF"/>
          <w:sz w:val="30"/>
        </w:rPr>
      </w:pPr>
      <w:bookmarkStart w:id="4" w:name="_What_do_I"/>
      <w:bookmarkEnd w:id="4"/>
    </w:p>
    <w:p w:rsidR="00904817" w:rsidRPr="00A34166" w:rsidRDefault="003A6751" w:rsidP="00EE416F">
      <w:pPr>
        <w:pStyle w:val="Heading1"/>
        <w:spacing w:before="0"/>
        <w:contextualSpacing/>
        <w:rPr>
          <w:rStyle w:val="Heading2Char"/>
          <w:b/>
          <w:color w:val="365F91" w:themeColor="accent1" w:themeShade="BF"/>
          <w:sz w:val="28"/>
          <w:szCs w:val="28"/>
        </w:rPr>
      </w:pPr>
      <w:r>
        <w:rPr>
          <w:rStyle w:val="Heading2Char"/>
          <w:b/>
          <w:color w:val="365F91" w:themeColor="accent1" w:themeShade="BF"/>
          <w:sz w:val="28"/>
          <w:szCs w:val="28"/>
        </w:rPr>
        <w:t xml:space="preserve">How do </w:t>
      </w:r>
      <w:r w:rsidR="0002024B" w:rsidRPr="00A34166">
        <w:rPr>
          <w:rStyle w:val="Heading2Char"/>
          <w:b/>
          <w:color w:val="365F91" w:themeColor="accent1" w:themeShade="BF"/>
          <w:sz w:val="28"/>
          <w:szCs w:val="28"/>
        </w:rPr>
        <w:t xml:space="preserve">I </w:t>
      </w:r>
      <w:r>
        <w:rPr>
          <w:rStyle w:val="Heading2Char"/>
          <w:b/>
          <w:color w:val="365F91" w:themeColor="accent1" w:themeShade="BF"/>
          <w:sz w:val="28"/>
          <w:szCs w:val="28"/>
        </w:rPr>
        <w:t>get</w:t>
      </w:r>
      <w:r w:rsidR="0002024B" w:rsidRPr="00A34166">
        <w:rPr>
          <w:rStyle w:val="Heading2Char"/>
          <w:b/>
          <w:color w:val="365F91" w:themeColor="accent1" w:themeShade="BF"/>
          <w:sz w:val="28"/>
          <w:szCs w:val="28"/>
        </w:rPr>
        <w:t xml:space="preserve"> </w:t>
      </w:r>
      <w:r w:rsidR="00904817" w:rsidRPr="00A34166">
        <w:rPr>
          <w:rStyle w:val="Heading2Char"/>
          <w:b/>
          <w:color w:val="365F91" w:themeColor="accent1" w:themeShade="BF"/>
          <w:sz w:val="28"/>
          <w:szCs w:val="28"/>
        </w:rPr>
        <w:t>access</w:t>
      </w:r>
      <w:r w:rsidR="0002024B" w:rsidRPr="00A34166">
        <w:rPr>
          <w:rStyle w:val="Heading2Char"/>
          <w:b/>
          <w:color w:val="365F91" w:themeColor="accent1" w:themeShade="BF"/>
          <w:sz w:val="28"/>
          <w:szCs w:val="28"/>
        </w:rPr>
        <w:t xml:space="preserve"> </w:t>
      </w:r>
      <w:r>
        <w:rPr>
          <w:rStyle w:val="Heading2Char"/>
          <w:b/>
          <w:color w:val="365F91" w:themeColor="accent1" w:themeShade="BF"/>
          <w:sz w:val="28"/>
          <w:szCs w:val="28"/>
        </w:rPr>
        <w:t xml:space="preserve">to </w:t>
      </w:r>
      <w:r w:rsidR="0002024B" w:rsidRPr="00A34166">
        <w:rPr>
          <w:rStyle w:val="Heading2Char"/>
          <w:b/>
          <w:color w:val="365F91" w:themeColor="accent1" w:themeShade="BF"/>
          <w:sz w:val="28"/>
          <w:szCs w:val="28"/>
        </w:rPr>
        <w:t xml:space="preserve">Turnitin?  </w:t>
      </w:r>
      <w:bookmarkStart w:id="5" w:name="_What_is_a"/>
      <w:bookmarkEnd w:id="5"/>
    </w:p>
    <w:p w:rsidR="00904817" w:rsidRPr="002D62CC" w:rsidRDefault="00904817" w:rsidP="00EE416F">
      <w:pPr>
        <w:spacing w:after="0" w:line="240" w:lineRule="auto"/>
        <w:contextualSpacing/>
        <w:rPr>
          <w:rFonts w:ascii="Arial" w:hAnsi="Arial" w:cs="Arial"/>
          <w:bCs/>
          <w:szCs w:val="20"/>
        </w:rPr>
      </w:pPr>
      <w:r w:rsidRPr="002D62CC">
        <w:rPr>
          <w:rFonts w:ascii="Arial" w:hAnsi="Arial" w:cs="Arial"/>
          <w:bCs/>
          <w:szCs w:val="20"/>
        </w:rPr>
        <w:t xml:space="preserve">Staff will need to set up a user account prior to using Turnitin for the first time; there is a facility to do this in StudyNet via the Assignment set-up page on each module site. </w:t>
      </w:r>
      <w:r w:rsidR="002D62CC" w:rsidRPr="002D62CC">
        <w:rPr>
          <w:rFonts w:ascii="Arial" w:hAnsi="Arial" w:cs="Arial"/>
        </w:rPr>
        <w:t>Once created, the account can be used to upload single or multiple assessments for any given group.</w:t>
      </w:r>
      <w:r w:rsidR="00944EFA">
        <w:rPr>
          <w:rFonts w:ascii="Arial" w:hAnsi="Arial" w:cs="Arial"/>
        </w:rPr>
        <w:t xml:space="preserve"> </w:t>
      </w:r>
      <w:r w:rsidR="00944EFA" w:rsidRPr="00944EFA">
        <w:rPr>
          <w:rFonts w:ascii="Arial" w:hAnsi="Arial" w:cs="Arial"/>
          <w:b/>
        </w:rPr>
        <w:t>Please note</w:t>
      </w:r>
      <w:r w:rsidR="00944EFA">
        <w:rPr>
          <w:rFonts w:ascii="Arial" w:hAnsi="Arial" w:cs="Arial"/>
          <w:b/>
        </w:rPr>
        <w:t>:</w:t>
      </w:r>
      <w:r w:rsidR="00944EFA">
        <w:rPr>
          <w:rFonts w:ascii="Arial" w:hAnsi="Arial" w:cs="Arial"/>
        </w:rPr>
        <w:t xml:space="preserve"> Staff must not give students access to their accounts; student access to Turnitin must be via their own account set at module level by the module leader (see below).</w:t>
      </w:r>
    </w:p>
    <w:p w:rsidR="00904817" w:rsidRDefault="00904817" w:rsidP="00EE416F">
      <w:pPr>
        <w:pStyle w:val="Heading2"/>
        <w:spacing w:before="0" w:line="240" w:lineRule="auto"/>
        <w:contextualSpacing/>
        <w:rPr>
          <w:color w:val="365F91" w:themeColor="accent1" w:themeShade="BF"/>
          <w:sz w:val="30"/>
          <w:szCs w:val="30"/>
        </w:rPr>
      </w:pPr>
    </w:p>
    <w:p w:rsidR="00904817" w:rsidRPr="00A34166" w:rsidRDefault="00AE09AF" w:rsidP="00EE416F">
      <w:pPr>
        <w:pStyle w:val="Heading2"/>
        <w:spacing w:before="0" w:line="240" w:lineRule="auto"/>
        <w:contextualSpacing/>
        <w:rPr>
          <w:color w:val="365F91" w:themeColor="accent1" w:themeShade="BF"/>
          <w:sz w:val="28"/>
          <w:szCs w:val="28"/>
        </w:rPr>
      </w:pPr>
      <w:r>
        <w:rPr>
          <w:color w:val="365F91" w:themeColor="accent1" w:themeShade="BF"/>
          <w:sz w:val="28"/>
          <w:szCs w:val="28"/>
        </w:rPr>
        <w:t>Can</w:t>
      </w:r>
      <w:r w:rsidR="00904817" w:rsidRPr="00A34166">
        <w:rPr>
          <w:color w:val="365F91" w:themeColor="accent1" w:themeShade="BF"/>
          <w:sz w:val="28"/>
          <w:szCs w:val="28"/>
        </w:rPr>
        <w:t xml:space="preserve"> students </w:t>
      </w:r>
      <w:r>
        <w:rPr>
          <w:color w:val="365F91" w:themeColor="accent1" w:themeShade="BF"/>
          <w:sz w:val="28"/>
          <w:szCs w:val="28"/>
        </w:rPr>
        <w:t xml:space="preserve">get </w:t>
      </w:r>
      <w:r w:rsidR="00904817" w:rsidRPr="00A34166">
        <w:rPr>
          <w:color w:val="365F91" w:themeColor="accent1" w:themeShade="BF"/>
          <w:sz w:val="28"/>
          <w:szCs w:val="28"/>
        </w:rPr>
        <w:t xml:space="preserve">access </w:t>
      </w:r>
      <w:r>
        <w:rPr>
          <w:color w:val="365F91" w:themeColor="accent1" w:themeShade="BF"/>
          <w:sz w:val="28"/>
          <w:szCs w:val="28"/>
        </w:rPr>
        <w:t xml:space="preserve">to </w:t>
      </w:r>
      <w:r w:rsidR="00904817" w:rsidRPr="00A34166">
        <w:rPr>
          <w:color w:val="365F91" w:themeColor="accent1" w:themeShade="BF"/>
          <w:sz w:val="28"/>
          <w:szCs w:val="28"/>
        </w:rPr>
        <w:t>Turnitin?</w:t>
      </w:r>
    </w:p>
    <w:p w:rsidR="00672206" w:rsidRDefault="00904817" w:rsidP="00672206">
      <w:pPr>
        <w:pStyle w:val="NormalWeb"/>
        <w:shd w:val="clear" w:color="auto" w:fill="FFFFFF"/>
        <w:spacing w:before="0" w:beforeAutospacing="0" w:after="0" w:afterAutospacing="0"/>
        <w:contextualSpacing/>
        <w:rPr>
          <w:rFonts w:ascii="Arial" w:hAnsi="Arial" w:cs="Arial"/>
          <w:bCs/>
          <w:sz w:val="22"/>
          <w:szCs w:val="20"/>
        </w:rPr>
      </w:pPr>
      <w:r>
        <w:rPr>
          <w:rFonts w:ascii="Arial" w:hAnsi="Arial" w:cs="Arial"/>
          <w:bCs/>
          <w:sz w:val="22"/>
          <w:szCs w:val="20"/>
        </w:rPr>
        <w:t>Student access is set at module level by the module leader via the Assignment set-up page on the module site.</w:t>
      </w:r>
      <w:r w:rsidR="00672206">
        <w:rPr>
          <w:rFonts w:ascii="Arial" w:hAnsi="Arial" w:cs="Arial"/>
          <w:bCs/>
          <w:sz w:val="22"/>
          <w:szCs w:val="20"/>
        </w:rPr>
        <w:t xml:space="preserve"> Students take responsibility for running their own work through Turnitin</w:t>
      </w:r>
      <w:r w:rsidR="0032106E">
        <w:rPr>
          <w:rFonts w:ascii="Arial" w:hAnsi="Arial" w:cs="Arial"/>
          <w:bCs/>
          <w:sz w:val="22"/>
          <w:szCs w:val="20"/>
        </w:rPr>
        <w:t xml:space="preserve"> and t</w:t>
      </w:r>
      <w:r w:rsidR="00672206">
        <w:rPr>
          <w:rFonts w:ascii="Arial" w:hAnsi="Arial" w:cs="Arial"/>
          <w:bCs/>
          <w:sz w:val="22"/>
          <w:szCs w:val="20"/>
        </w:rPr>
        <w:t>heir reports cannot be seen by the academic staff.</w:t>
      </w:r>
      <w:r w:rsidR="00DE1049">
        <w:rPr>
          <w:rFonts w:ascii="Arial" w:hAnsi="Arial" w:cs="Arial"/>
          <w:bCs/>
          <w:sz w:val="22"/>
          <w:szCs w:val="20"/>
        </w:rPr>
        <w:t xml:space="preserve"> Students using Turnitin for the first time will need guidance and support.</w:t>
      </w:r>
    </w:p>
    <w:p w:rsidR="00DE1049" w:rsidRDefault="00DE1049" w:rsidP="00672206">
      <w:pPr>
        <w:pStyle w:val="NormalWeb"/>
        <w:shd w:val="clear" w:color="auto" w:fill="FFFFFF"/>
        <w:spacing w:before="0" w:beforeAutospacing="0" w:after="0" w:afterAutospacing="0"/>
        <w:contextualSpacing/>
        <w:rPr>
          <w:color w:val="365F91" w:themeColor="accent1" w:themeShade="BF"/>
          <w:sz w:val="30"/>
          <w:szCs w:val="30"/>
        </w:rPr>
      </w:pPr>
    </w:p>
    <w:p w:rsidR="00904817" w:rsidRPr="00A34166" w:rsidRDefault="006640E0" w:rsidP="00EE416F">
      <w:pPr>
        <w:pStyle w:val="Heading2"/>
        <w:spacing w:before="0"/>
        <w:contextualSpacing/>
        <w:rPr>
          <w:color w:val="365F91" w:themeColor="accent1" w:themeShade="BF"/>
          <w:sz w:val="28"/>
          <w:szCs w:val="28"/>
        </w:rPr>
      </w:pPr>
      <w:r>
        <w:rPr>
          <w:color w:val="365F91" w:themeColor="accent1" w:themeShade="BF"/>
          <w:sz w:val="28"/>
          <w:szCs w:val="28"/>
        </w:rPr>
        <w:t>Is s</w:t>
      </w:r>
      <w:r w:rsidR="00904817" w:rsidRPr="00A34166">
        <w:rPr>
          <w:color w:val="365F91" w:themeColor="accent1" w:themeShade="BF"/>
          <w:sz w:val="28"/>
          <w:szCs w:val="28"/>
        </w:rPr>
        <w:t xml:space="preserve">tudent consent </w:t>
      </w:r>
      <w:r>
        <w:rPr>
          <w:color w:val="365F91" w:themeColor="accent1" w:themeShade="BF"/>
          <w:sz w:val="28"/>
          <w:szCs w:val="28"/>
        </w:rPr>
        <w:t xml:space="preserve">needed </w:t>
      </w:r>
      <w:r w:rsidR="00904817" w:rsidRPr="00A34166">
        <w:rPr>
          <w:color w:val="365F91" w:themeColor="accent1" w:themeShade="BF"/>
          <w:sz w:val="28"/>
          <w:szCs w:val="28"/>
        </w:rPr>
        <w:t>to run their work through Turnitin?</w:t>
      </w:r>
    </w:p>
    <w:p w:rsidR="00904817" w:rsidRDefault="00904817" w:rsidP="00EE416F">
      <w:pPr>
        <w:pStyle w:val="NormalWeb"/>
        <w:shd w:val="clear" w:color="auto" w:fill="FFFFFF"/>
        <w:spacing w:before="0" w:beforeAutospacing="0" w:after="0" w:afterAutospacing="0"/>
        <w:contextualSpacing/>
        <w:rPr>
          <w:rFonts w:ascii="Arial" w:hAnsi="Arial"/>
          <w:szCs w:val="20"/>
          <w:lang w:eastAsia="en-US"/>
        </w:rPr>
      </w:pPr>
      <w:r>
        <w:rPr>
          <w:rFonts w:ascii="Arial" w:hAnsi="Arial" w:cs="Arial"/>
          <w:sz w:val="22"/>
          <w:szCs w:val="20"/>
        </w:rPr>
        <w:t xml:space="preserve">Student consent to submit coursework to TurnitinUK is covered by UPR AS14 </w:t>
      </w:r>
      <w:proofErr w:type="spellStart"/>
      <w:r>
        <w:rPr>
          <w:rFonts w:ascii="Arial" w:hAnsi="Arial" w:cs="Arial"/>
          <w:sz w:val="22"/>
          <w:szCs w:val="20"/>
        </w:rPr>
        <w:t>para</w:t>
      </w:r>
      <w:proofErr w:type="spellEnd"/>
      <w:r>
        <w:rPr>
          <w:rFonts w:ascii="Arial" w:hAnsi="Arial" w:cs="Arial"/>
          <w:sz w:val="22"/>
          <w:szCs w:val="20"/>
        </w:rPr>
        <w:t xml:space="preserve"> C2.9.2. (2013-14): </w:t>
      </w:r>
      <w:r>
        <w:rPr>
          <w:rFonts w:ascii="Arial" w:hAnsi="Arial" w:cs="Arial"/>
          <w:sz w:val="15"/>
          <w:szCs w:val="14"/>
        </w:rPr>
        <w:t>‘</w:t>
      </w:r>
      <w:r>
        <w:rPr>
          <w:rStyle w:val="Emphasis"/>
          <w:rFonts w:ascii="Arial" w:hAnsi="Arial"/>
          <w:iCs w:val="0"/>
          <w:szCs w:val="20"/>
          <w:lang w:eastAsia="en-US"/>
        </w:rPr>
        <w:t>In registering as students of the University of Hertfordshire, individuals give consent to copies of their work being submitted to any plagiarism detection service employed by the University or processed by any electronic plagiarism detection facility used by the institution’</w:t>
      </w:r>
    </w:p>
    <w:p w:rsidR="00EE416F" w:rsidRDefault="00EE416F" w:rsidP="00EE416F">
      <w:pPr>
        <w:pStyle w:val="NormalWeb"/>
        <w:shd w:val="clear" w:color="auto" w:fill="FFFFFF"/>
        <w:spacing w:before="0" w:beforeAutospacing="0" w:after="0" w:afterAutospacing="0"/>
        <w:contextualSpacing/>
        <w:rPr>
          <w:rFonts w:ascii="Arial" w:hAnsi="Arial" w:cs="Arial"/>
          <w:sz w:val="22"/>
          <w:szCs w:val="20"/>
        </w:rPr>
      </w:pPr>
    </w:p>
    <w:p w:rsidR="00904817" w:rsidRDefault="00904817" w:rsidP="00EE416F">
      <w:pPr>
        <w:pStyle w:val="NormalWeb"/>
        <w:shd w:val="clear" w:color="auto" w:fill="FFFFFF"/>
        <w:spacing w:before="0" w:beforeAutospacing="0" w:after="0" w:afterAutospacing="0"/>
        <w:contextualSpacing/>
        <w:rPr>
          <w:rFonts w:ascii="Arial" w:hAnsi="Arial"/>
          <w:szCs w:val="20"/>
          <w:lang w:eastAsia="en-US"/>
        </w:rPr>
      </w:pPr>
      <w:r>
        <w:rPr>
          <w:rFonts w:ascii="Arial" w:hAnsi="Arial" w:cs="Arial"/>
          <w:sz w:val="22"/>
          <w:szCs w:val="20"/>
        </w:rPr>
        <w:t xml:space="preserve">This means that it is not necessary to get consent from students before using this system. However it is good practice to advise students in advance of any coursework submission that you </w:t>
      </w:r>
      <w:r w:rsidR="002D62CC">
        <w:rPr>
          <w:rFonts w:ascii="Arial" w:hAnsi="Arial" w:cs="Arial"/>
          <w:sz w:val="22"/>
          <w:szCs w:val="20"/>
        </w:rPr>
        <w:t>may be submitting t</w:t>
      </w:r>
      <w:r>
        <w:rPr>
          <w:rFonts w:ascii="Arial" w:hAnsi="Arial" w:cs="Arial"/>
          <w:sz w:val="22"/>
          <w:szCs w:val="20"/>
        </w:rPr>
        <w:t>heir work to a text matching service.</w:t>
      </w:r>
    </w:p>
    <w:p w:rsidR="00904817" w:rsidRPr="00904817" w:rsidRDefault="00904817" w:rsidP="00EE416F">
      <w:pPr>
        <w:spacing w:after="0" w:line="240" w:lineRule="auto"/>
        <w:contextualSpacing/>
      </w:pPr>
    </w:p>
    <w:p w:rsidR="00282C4D" w:rsidRDefault="00282C4D" w:rsidP="003A6751">
      <w:pPr>
        <w:pStyle w:val="Heading1"/>
        <w:spacing w:before="0" w:line="240" w:lineRule="auto"/>
        <w:contextualSpacing/>
        <w:jc w:val="center"/>
        <w:rPr>
          <w:rStyle w:val="Heading2Char"/>
          <w:b/>
          <w:color w:val="365F91" w:themeColor="accent1" w:themeShade="BF"/>
          <w:sz w:val="32"/>
          <w:szCs w:val="32"/>
        </w:rPr>
      </w:pPr>
    </w:p>
    <w:p w:rsidR="00282C4D" w:rsidRPr="00A34166" w:rsidRDefault="00282C4D" w:rsidP="00EE416F">
      <w:pPr>
        <w:pStyle w:val="Heading1"/>
        <w:spacing w:before="0" w:line="240" w:lineRule="auto"/>
        <w:contextualSpacing/>
        <w:rPr>
          <w:rStyle w:val="Heading2Char"/>
          <w:b/>
          <w:color w:val="365F91" w:themeColor="accent1" w:themeShade="BF"/>
          <w:sz w:val="36"/>
          <w:szCs w:val="36"/>
        </w:rPr>
      </w:pPr>
      <w:r w:rsidRPr="00A34166">
        <w:rPr>
          <w:rStyle w:val="Heading2Char"/>
          <w:b/>
          <w:color w:val="365F91" w:themeColor="accent1" w:themeShade="BF"/>
          <w:sz w:val="36"/>
          <w:szCs w:val="36"/>
        </w:rPr>
        <w:t>How to use Turnitin</w:t>
      </w:r>
    </w:p>
    <w:p w:rsidR="00282C4D" w:rsidRDefault="00282C4D" w:rsidP="00EE416F">
      <w:pPr>
        <w:pStyle w:val="Heading1"/>
        <w:spacing w:before="0" w:line="240" w:lineRule="auto"/>
        <w:contextualSpacing/>
        <w:rPr>
          <w:rStyle w:val="Heading2Char"/>
          <w:b/>
          <w:color w:val="365F91" w:themeColor="accent1" w:themeShade="BF"/>
          <w:sz w:val="30"/>
          <w:szCs w:val="30"/>
        </w:rPr>
      </w:pPr>
    </w:p>
    <w:p w:rsidR="00737AD7" w:rsidRPr="00A34166" w:rsidRDefault="00282C4D" w:rsidP="00EE416F">
      <w:pPr>
        <w:pStyle w:val="Heading1"/>
        <w:spacing w:before="0"/>
        <w:contextualSpacing/>
        <w:rPr>
          <w:rStyle w:val="Heading2Char"/>
          <w:b/>
          <w:color w:val="365F91" w:themeColor="accent1" w:themeShade="BF"/>
          <w:sz w:val="28"/>
          <w:szCs w:val="28"/>
        </w:rPr>
      </w:pPr>
      <w:bookmarkStart w:id="6" w:name="_How_do_I"/>
      <w:bookmarkEnd w:id="6"/>
      <w:r w:rsidRPr="00A34166">
        <w:rPr>
          <w:rStyle w:val="Heading2Char"/>
          <w:b/>
          <w:color w:val="365F91" w:themeColor="accent1" w:themeShade="BF"/>
          <w:sz w:val="28"/>
          <w:szCs w:val="28"/>
        </w:rPr>
        <w:t xml:space="preserve">Create a </w:t>
      </w:r>
      <w:r w:rsidR="001F763E">
        <w:rPr>
          <w:rStyle w:val="Heading2Char"/>
          <w:b/>
          <w:color w:val="365F91" w:themeColor="accent1" w:themeShade="BF"/>
          <w:sz w:val="28"/>
          <w:szCs w:val="28"/>
        </w:rPr>
        <w:t>‘</w:t>
      </w:r>
      <w:r w:rsidR="00507EE4" w:rsidRPr="00A34166">
        <w:rPr>
          <w:rStyle w:val="Heading2Char"/>
          <w:b/>
          <w:color w:val="365F91" w:themeColor="accent1" w:themeShade="BF"/>
          <w:sz w:val="28"/>
          <w:szCs w:val="28"/>
        </w:rPr>
        <w:t>class</w:t>
      </w:r>
      <w:r w:rsidR="001F763E">
        <w:rPr>
          <w:rStyle w:val="Heading2Char"/>
          <w:b/>
          <w:color w:val="365F91" w:themeColor="accent1" w:themeShade="BF"/>
          <w:sz w:val="28"/>
          <w:szCs w:val="28"/>
        </w:rPr>
        <w:t>’</w:t>
      </w:r>
      <w:r w:rsidR="00507EE4" w:rsidRPr="00A34166">
        <w:rPr>
          <w:rStyle w:val="Heading2Char"/>
          <w:b/>
          <w:color w:val="365F91" w:themeColor="accent1" w:themeShade="BF"/>
          <w:sz w:val="28"/>
          <w:szCs w:val="28"/>
        </w:rPr>
        <w:t xml:space="preserve"> </w:t>
      </w:r>
      <w:r w:rsidR="005E64D5">
        <w:rPr>
          <w:rStyle w:val="Heading2Char"/>
          <w:b/>
          <w:color w:val="365F91" w:themeColor="accent1" w:themeShade="BF"/>
          <w:sz w:val="28"/>
          <w:szCs w:val="28"/>
        </w:rPr>
        <w:t>and an ‘assignment’</w:t>
      </w:r>
    </w:p>
    <w:p w:rsidR="00282C4D" w:rsidRDefault="001F763E" w:rsidP="001F763E">
      <w:pPr>
        <w:spacing w:after="0"/>
        <w:contextualSpacing/>
        <w:rPr>
          <w:rFonts w:ascii="Arial" w:hAnsi="Arial" w:cs="Arial"/>
          <w:bCs/>
        </w:rPr>
      </w:pPr>
      <w:r w:rsidRPr="00507EE4">
        <w:rPr>
          <w:rFonts w:ascii="Arial" w:hAnsi="Arial" w:cs="Arial"/>
          <w:bCs/>
        </w:rPr>
        <w:t xml:space="preserve">A </w:t>
      </w:r>
      <w:r>
        <w:rPr>
          <w:rFonts w:ascii="Arial" w:hAnsi="Arial" w:cs="Arial"/>
          <w:bCs/>
        </w:rPr>
        <w:t>‘</w:t>
      </w:r>
      <w:r w:rsidRPr="00507EE4">
        <w:rPr>
          <w:rFonts w:ascii="Arial" w:hAnsi="Arial" w:cs="Arial"/>
          <w:bCs/>
        </w:rPr>
        <w:t>class</w:t>
      </w:r>
      <w:r>
        <w:rPr>
          <w:rFonts w:ascii="Arial" w:hAnsi="Arial" w:cs="Arial"/>
          <w:bCs/>
        </w:rPr>
        <w:t>’</w:t>
      </w:r>
      <w:r w:rsidRPr="00507EE4">
        <w:rPr>
          <w:rFonts w:ascii="Arial" w:hAnsi="Arial" w:cs="Arial"/>
          <w:bCs/>
        </w:rPr>
        <w:t xml:space="preserve"> must be created in Turnitin before </w:t>
      </w:r>
      <w:r>
        <w:rPr>
          <w:rFonts w:ascii="Arial" w:hAnsi="Arial" w:cs="Arial"/>
          <w:bCs/>
        </w:rPr>
        <w:t xml:space="preserve">any documents can be uploaded for review. </w:t>
      </w:r>
      <w:r w:rsidR="00E07578">
        <w:rPr>
          <w:rFonts w:ascii="Arial" w:hAnsi="Arial" w:cs="Arial"/>
          <w:bCs/>
        </w:rPr>
        <w:t>‘Classes’ are useful for grouping together different pieces of work from a single group (cohort) of students i.e. where students of one module have several different assessments to complete, you may wish to upload the work from each assessment separately.</w:t>
      </w:r>
    </w:p>
    <w:p w:rsidR="00E07578" w:rsidRDefault="00E07578" w:rsidP="001F763E">
      <w:pPr>
        <w:spacing w:after="0"/>
        <w:contextualSpacing/>
        <w:rPr>
          <w:rFonts w:ascii="Arial" w:hAnsi="Arial" w:cs="Arial"/>
          <w:bCs/>
        </w:rPr>
      </w:pPr>
    </w:p>
    <w:p w:rsidR="005E64D5" w:rsidRDefault="005E64D5" w:rsidP="001F763E">
      <w:pPr>
        <w:spacing w:after="0"/>
        <w:contextualSpacing/>
        <w:rPr>
          <w:rFonts w:ascii="Arial" w:hAnsi="Arial" w:cs="Arial"/>
          <w:bCs/>
        </w:rPr>
      </w:pPr>
      <w:r>
        <w:rPr>
          <w:rFonts w:ascii="Arial" w:hAnsi="Arial" w:cs="Arial"/>
          <w:bCs/>
        </w:rPr>
        <w:t>When the ‘</w:t>
      </w:r>
      <w:r w:rsidRPr="00507EE4">
        <w:rPr>
          <w:rFonts w:ascii="Arial" w:hAnsi="Arial" w:cs="Arial"/>
          <w:bCs/>
        </w:rPr>
        <w:t>class</w:t>
      </w:r>
      <w:r>
        <w:rPr>
          <w:rFonts w:ascii="Arial" w:hAnsi="Arial" w:cs="Arial"/>
          <w:bCs/>
        </w:rPr>
        <w:t>’</w:t>
      </w:r>
      <w:r w:rsidRPr="00507EE4">
        <w:rPr>
          <w:rFonts w:ascii="Arial" w:hAnsi="Arial" w:cs="Arial"/>
          <w:bCs/>
        </w:rPr>
        <w:t xml:space="preserve"> </w:t>
      </w:r>
      <w:r>
        <w:rPr>
          <w:rFonts w:ascii="Arial" w:hAnsi="Arial" w:cs="Arial"/>
          <w:bCs/>
        </w:rPr>
        <w:t xml:space="preserve">has been </w:t>
      </w:r>
      <w:r w:rsidRPr="00507EE4">
        <w:rPr>
          <w:rFonts w:ascii="Arial" w:hAnsi="Arial" w:cs="Arial"/>
          <w:bCs/>
        </w:rPr>
        <w:t>created</w:t>
      </w:r>
      <w:r>
        <w:rPr>
          <w:rFonts w:ascii="Arial" w:hAnsi="Arial" w:cs="Arial"/>
          <w:bCs/>
        </w:rPr>
        <w:t xml:space="preserve">, </w:t>
      </w:r>
      <w:r w:rsidRPr="00507EE4">
        <w:rPr>
          <w:rFonts w:ascii="Arial" w:hAnsi="Arial" w:cs="Arial"/>
          <w:bCs/>
        </w:rPr>
        <w:t>a</w:t>
      </w:r>
      <w:r>
        <w:rPr>
          <w:rFonts w:ascii="Arial" w:hAnsi="Arial" w:cs="Arial"/>
          <w:bCs/>
        </w:rPr>
        <w:t>n</w:t>
      </w:r>
      <w:r w:rsidRPr="00507EE4">
        <w:rPr>
          <w:rFonts w:ascii="Arial" w:hAnsi="Arial" w:cs="Arial"/>
          <w:bCs/>
        </w:rPr>
        <w:t xml:space="preserve"> </w:t>
      </w:r>
      <w:r>
        <w:rPr>
          <w:rFonts w:ascii="Arial" w:hAnsi="Arial" w:cs="Arial"/>
          <w:bCs/>
        </w:rPr>
        <w:t>‘</w:t>
      </w:r>
      <w:r w:rsidRPr="00507EE4">
        <w:rPr>
          <w:rFonts w:ascii="Arial" w:hAnsi="Arial" w:cs="Arial"/>
          <w:bCs/>
        </w:rPr>
        <w:t>assignment</w:t>
      </w:r>
      <w:r>
        <w:rPr>
          <w:rFonts w:ascii="Arial" w:hAnsi="Arial" w:cs="Arial"/>
          <w:bCs/>
        </w:rPr>
        <w:t>’</w:t>
      </w:r>
      <w:r w:rsidRPr="00507EE4">
        <w:rPr>
          <w:rFonts w:ascii="Arial" w:hAnsi="Arial" w:cs="Arial"/>
          <w:bCs/>
        </w:rPr>
        <w:t xml:space="preserve"> </w:t>
      </w:r>
      <w:r>
        <w:rPr>
          <w:rFonts w:ascii="Arial" w:hAnsi="Arial" w:cs="Arial"/>
          <w:bCs/>
        </w:rPr>
        <w:t>can be added. The ‘assignment’ option is the feature that allows you to upload the students’ work (their assignments/submissions). You can create different ‘assignments’ within a ‘class’ so that you can keep different pieces of work from one student group together.</w:t>
      </w:r>
    </w:p>
    <w:p w:rsidR="005E64D5" w:rsidRDefault="005E64D5" w:rsidP="001F763E">
      <w:pPr>
        <w:spacing w:after="0"/>
        <w:contextualSpacing/>
        <w:rPr>
          <w:rFonts w:ascii="Arial" w:hAnsi="Arial" w:cs="Arial"/>
          <w:bCs/>
        </w:rPr>
      </w:pPr>
    </w:p>
    <w:p w:rsidR="005E64D5" w:rsidRDefault="005E64D5" w:rsidP="005E64D5">
      <w:pPr>
        <w:pBdr>
          <w:top w:val="single" w:sz="4" w:space="1" w:color="auto"/>
          <w:left w:val="single" w:sz="4" w:space="4" w:color="auto"/>
          <w:bottom w:val="single" w:sz="4" w:space="1" w:color="auto"/>
          <w:right w:val="single" w:sz="4" w:space="4" w:color="auto"/>
        </w:pBdr>
        <w:spacing w:after="0"/>
        <w:contextualSpacing/>
        <w:rPr>
          <w:rFonts w:ascii="Arial" w:hAnsi="Arial" w:cs="Arial"/>
          <w:b/>
          <w:bCs/>
          <w:i/>
          <w:sz w:val="20"/>
          <w:szCs w:val="20"/>
        </w:rPr>
      </w:pPr>
    </w:p>
    <w:p w:rsidR="00E07578" w:rsidRDefault="00E07578" w:rsidP="005E64D5">
      <w:pPr>
        <w:pBdr>
          <w:top w:val="single" w:sz="4" w:space="1" w:color="auto"/>
          <w:left w:val="single" w:sz="4" w:space="4" w:color="auto"/>
          <w:bottom w:val="single" w:sz="4" w:space="1" w:color="auto"/>
          <w:right w:val="single" w:sz="4" w:space="4" w:color="auto"/>
        </w:pBdr>
        <w:spacing w:after="0"/>
        <w:contextualSpacing/>
        <w:rPr>
          <w:rFonts w:ascii="Arial" w:hAnsi="Arial" w:cs="Arial"/>
          <w:bCs/>
          <w:i/>
          <w:sz w:val="20"/>
          <w:szCs w:val="20"/>
        </w:rPr>
      </w:pPr>
      <w:r w:rsidRPr="005E64D5">
        <w:rPr>
          <w:rFonts w:ascii="Arial" w:hAnsi="Arial" w:cs="Arial"/>
          <w:b/>
          <w:bCs/>
          <w:i/>
          <w:sz w:val="20"/>
          <w:szCs w:val="20"/>
        </w:rPr>
        <w:t>Example:</w:t>
      </w:r>
      <w:r w:rsidRPr="005E64D5">
        <w:rPr>
          <w:rFonts w:ascii="Arial" w:hAnsi="Arial" w:cs="Arial"/>
          <w:bCs/>
          <w:i/>
          <w:sz w:val="20"/>
          <w:szCs w:val="20"/>
        </w:rPr>
        <w:t xml:space="preserve"> Module code 6NMH0290 has 30 students registered on it. The students have two summative pieces of work to complete both of which will be run through Turnitin. You can set up a ‘class’ called 6NMH0290Sep13 and </w:t>
      </w:r>
      <w:r w:rsidR="00907260" w:rsidRPr="005E64D5">
        <w:rPr>
          <w:rFonts w:ascii="Arial" w:hAnsi="Arial" w:cs="Arial"/>
          <w:bCs/>
          <w:i/>
          <w:sz w:val="20"/>
          <w:szCs w:val="20"/>
        </w:rPr>
        <w:t>one assignment called ‘</w:t>
      </w:r>
      <w:proofErr w:type="spellStart"/>
      <w:r w:rsidR="00907260" w:rsidRPr="005E64D5">
        <w:rPr>
          <w:rFonts w:ascii="Arial" w:hAnsi="Arial" w:cs="Arial"/>
          <w:bCs/>
          <w:i/>
          <w:sz w:val="20"/>
          <w:szCs w:val="20"/>
        </w:rPr>
        <w:t>literaturereview</w:t>
      </w:r>
      <w:proofErr w:type="spellEnd"/>
      <w:r w:rsidR="00907260" w:rsidRPr="005E64D5">
        <w:rPr>
          <w:rFonts w:ascii="Arial" w:hAnsi="Arial" w:cs="Arial"/>
          <w:bCs/>
          <w:i/>
          <w:sz w:val="20"/>
          <w:szCs w:val="20"/>
        </w:rPr>
        <w:t>’ and one called ‘</w:t>
      </w:r>
      <w:proofErr w:type="spellStart"/>
      <w:r w:rsidR="00907260" w:rsidRPr="005E64D5">
        <w:rPr>
          <w:rFonts w:ascii="Arial" w:hAnsi="Arial" w:cs="Arial"/>
          <w:bCs/>
          <w:i/>
          <w:sz w:val="20"/>
          <w:szCs w:val="20"/>
        </w:rPr>
        <w:t>onlineblog</w:t>
      </w:r>
      <w:proofErr w:type="spellEnd"/>
      <w:r w:rsidR="00907260" w:rsidRPr="005E64D5">
        <w:rPr>
          <w:rFonts w:ascii="Arial" w:hAnsi="Arial" w:cs="Arial"/>
          <w:bCs/>
          <w:i/>
          <w:sz w:val="20"/>
          <w:szCs w:val="20"/>
        </w:rPr>
        <w:t>’.</w:t>
      </w:r>
      <w:r w:rsidR="005E64D5">
        <w:rPr>
          <w:rFonts w:ascii="Arial" w:hAnsi="Arial" w:cs="Arial"/>
          <w:bCs/>
          <w:i/>
          <w:sz w:val="20"/>
          <w:szCs w:val="20"/>
        </w:rPr>
        <w:t>You then upload the submissions for each assessment into the appropriate ‘assignment’ box.</w:t>
      </w:r>
    </w:p>
    <w:p w:rsidR="005E64D5" w:rsidRPr="005E64D5" w:rsidRDefault="005E64D5" w:rsidP="005E64D5">
      <w:pPr>
        <w:pBdr>
          <w:top w:val="single" w:sz="4" w:space="1" w:color="auto"/>
          <w:left w:val="single" w:sz="4" w:space="4" w:color="auto"/>
          <w:bottom w:val="single" w:sz="4" w:space="1" w:color="auto"/>
          <w:right w:val="single" w:sz="4" w:space="4" w:color="auto"/>
        </w:pBdr>
        <w:spacing w:after="0"/>
        <w:contextualSpacing/>
        <w:rPr>
          <w:rFonts w:ascii="Arial" w:hAnsi="Arial" w:cs="Arial"/>
          <w:i/>
          <w:sz w:val="20"/>
          <w:szCs w:val="20"/>
        </w:rPr>
      </w:pPr>
    </w:p>
    <w:p w:rsidR="00185105" w:rsidRDefault="00185105" w:rsidP="00EE416F">
      <w:pPr>
        <w:spacing w:after="0"/>
        <w:contextualSpacing/>
        <w:rPr>
          <w:rFonts w:ascii="Arial" w:hAnsi="Arial" w:cs="Arial"/>
        </w:rPr>
      </w:pPr>
    </w:p>
    <w:p w:rsidR="005E64D5" w:rsidRDefault="005E64D5" w:rsidP="00EE416F">
      <w:pPr>
        <w:spacing w:after="0"/>
        <w:contextualSpacing/>
        <w:rPr>
          <w:rFonts w:ascii="Arial" w:hAnsi="Arial" w:cs="Arial"/>
        </w:rPr>
      </w:pPr>
    </w:p>
    <w:tbl>
      <w:tblPr>
        <w:tblStyle w:val="TableGrid"/>
        <w:tblW w:w="10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528"/>
      </w:tblGrid>
      <w:tr w:rsidR="0099622B" w:rsidTr="00EE0B58">
        <w:tc>
          <w:tcPr>
            <w:tcW w:w="4503" w:type="dxa"/>
          </w:tcPr>
          <w:p w:rsidR="0099622B" w:rsidRPr="0099622B" w:rsidRDefault="0099622B" w:rsidP="00EE416F">
            <w:pPr>
              <w:pStyle w:val="ListParagraph"/>
              <w:numPr>
                <w:ilvl w:val="0"/>
                <w:numId w:val="5"/>
              </w:numPr>
              <w:rPr>
                <w:rFonts w:ascii="Arial" w:hAnsi="Arial" w:cs="Arial"/>
              </w:rPr>
            </w:pPr>
            <w:r>
              <w:rPr>
                <w:rFonts w:ascii="Arial" w:hAnsi="Arial" w:cs="Arial"/>
              </w:rPr>
              <w:t>Log in to Turnitin and f</w:t>
            </w:r>
            <w:r w:rsidRPr="0099622B">
              <w:rPr>
                <w:rFonts w:ascii="Arial" w:hAnsi="Arial" w:cs="Arial"/>
              </w:rPr>
              <w:t xml:space="preserve">rom the home page, click on ‘+ add a class’, </w:t>
            </w:r>
          </w:p>
        </w:tc>
        <w:tc>
          <w:tcPr>
            <w:tcW w:w="5528" w:type="dxa"/>
          </w:tcPr>
          <w:p w:rsidR="0099622B" w:rsidRDefault="000443B8" w:rsidP="00EE416F">
            <w:pPr>
              <w:ind w:right="-108"/>
              <w:contextualSpacing/>
              <w:jc w:val="right"/>
              <w:rPr>
                <w:rFonts w:ascii="Arial" w:hAnsi="Arial" w:cs="Arial"/>
              </w:rPr>
            </w:pPr>
            <w:r>
              <w:rPr>
                <w:rFonts w:ascii="Arial" w:hAnsi="Arial" w:cs="Arial"/>
                <w:noProof/>
              </w:rPr>
              <mc:AlternateContent>
                <mc:Choice Requires="wps">
                  <w:drawing>
                    <wp:anchor distT="0" distB="0" distL="114300" distR="114300" simplePos="0" relativeHeight="251673600" behindDoc="0" locked="0" layoutInCell="1" allowOverlap="1" wp14:anchorId="1F916C46" wp14:editId="28F36E42">
                      <wp:simplePos x="0" y="0"/>
                      <wp:positionH relativeFrom="column">
                        <wp:posOffset>1825625</wp:posOffset>
                      </wp:positionH>
                      <wp:positionV relativeFrom="paragraph">
                        <wp:posOffset>136525</wp:posOffset>
                      </wp:positionV>
                      <wp:extent cx="719455" cy="190500"/>
                      <wp:effectExtent l="5715" t="20320" r="17780" b="8255"/>
                      <wp:wrapNone/>
                      <wp:docPr id="4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190500"/>
                              </a:xfrm>
                              <a:prstGeom prst="rightArrow">
                                <a:avLst>
                                  <a:gd name="adj1" fmla="val 50000"/>
                                  <a:gd name="adj2" fmla="val 94417"/>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 o:spid="_x0000_s1026" type="#_x0000_t13" style="position:absolute;margin-left:143.75pt;margin-top:10.75pt;width:56.65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" fillcolor="red" strokecolor="red"/>
                  </w:pict>
                </mc:Fallback>
              </mc:AlternateContent>
            </w:r>
            <w:r w:rsidR="0099622B">
              <w:rPr>
                <w:rFonts w:ascii="Arial" w:hAnsi="Arial" w:cs="Arial"/>
                <w:noProof/>
              </w:rPr>
              <w:drawing>
                <wp:inline distT="0" distB="0" distL="0" distR="0" wp14:anchorId="1DD98FA1" wp14:editId="3E67C910">
                  <wp:extent cx="3238500" cy="390525"/>
                  <wp:effectExtent l="19050" t="19050" r="19050" b="28575"/>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l="26091" t="64686" r="9091" b="23671"/>
                          <a:stretch>
                            <a:fillRect/>
                          </a:stretch>
                        </pic:blipFill>
                        <pic:spPr bwMode="auto">
                          <a:xfrm>
                            <a:off x="0" y="0"/>
                            <a:ext cx="3238500" cy="390525"/>
                          </a:xfrm>
                          <a:prstGeom prst="rect">
                            <a:avLst/>
                          </a:prstGeom>
                          <a:noFill/>
                          <a:ln w="19050">
                            <a:solidFill>
                              <a:schemeClr val="accent1">
                                <a:lumMod val="75000"/>
                              </a:schemeClr>
                            </a:solidFill>
                            <a:miter lim="800000"/>
                            <a:headEnd/>
                            <a:tailEnd/>
                          </a:ln>
                        </pic:spPr>
                      </pic:pic>
                    </a:graphicData>
                  </a:graphic>
                </wp:inline>
              </w:drawing>
            </w:r>
          </w:p>
        </w:tc>
      </w:tr>
    </w:tbl>
    <w:p w:rsidR="0099622B" w:rsidRDefault="0099622B" w:rsidP="00EE416F">
      <w:pPr>
        <w:spacing w:after="0"/>
        <w:contextualSpacing/>
        <w:rPr>
          <w:rFonts w:ascii="Arial" w:hAnsi="Arial" w:cs="Arial"/>
        </w:rPr>
      </w:pPr>
    </w:p>
    <w:tbl>
      <w:tblPr>
        <w:tblStyle w:val="TableGrid"/>
        <w:tblW w:w="10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78"/>
        <w:gridCol w:w="4253"/>
      </w:tblGrid>
      <w:tr w:rsidR="0099622B" w:rsidTr="0099622B">
        <w:tc>
          <w:tcPr>
            <w:tcW w:w="5778" w:type="dxa"/>
          </w:tcPr>
          <w:p w:rsidR="0099622B" w:rsidRPr="00E6609B" w:rsidRDefault="0099622B" w:rsidP="0099622B">
            <w:pPr>
              <w:pStyle w:val="ListParagraph"/>
              <w:numPr>
                <w:ilvl w:val="0"/>
                <w:numId w:val="5"/>
              </w:numPr>
              <w:rPr>
                <w:rFonts w:ascii="Arial" w:hAnsi="Arial" w:cs="Arial"/>
              </w:rPr>
            </w:pPr>
            <w:r>
              <w:rPr>
                <w:rFonts w:ascii="Arial" w:hAnsi="Arial" w:cs="Arial"/>
              </w:rPr>
              <w:t>Add the class name and enrolment password.</w:t>
            </w:r>
            <w:r>
              <w:rPr>
                <w:rFonts w:ascii="Arial" w:hAnsi="Arial" w:cs="Arial"/>
              </w:rPr>
              <w:br/>
              <w:t>A good way of remembering the class name and enrolment password is to use the following convention</w:t>
            </w:r>
            <w:r>
              <w:rPr>
                <w:rFonts w:ascii="Arial" w:hAnsi="Arial" w:cs="Arial"/>
              </w:rPr>
              <w:br/>
              <w:t xml:space="preserve">e.g. </w:t>
            </w:r>
            <w:r>
              <w:rPr>
                <w:rFonts w:ascii="Arial" w:hAnsi="Arial" w:cs="Arial"/>
              </w:rPr>
              <w:tab/>
              <w:t xml:space="preserve">Class name </w:t>
            </w:r>
            <w:r>
              <w:rPr>
                <w:rFonts w:ascii="Arial" w:hAnsi="Arial" w:cs="Arial"/>
              </w:rPr>
              <w:tab/>
              <w:t xml:space="preserve"> </w:t>
            </w:r>
          </w:p>
          <w:p w:rsidR="0099622B" w:rsidRDefault="0099622B" w:rsidP="0099622B">
            <w:pPr>
              <w:pStyle w:val="ListParagraph"/>
              <w:ind w:left="1440"/>
              <w:rPr>
                <w:rFonts w:ascii="Arial" w:hAnsi="Arial" w:cs="Arial"/>
              </w:rPr>
            </w:pPr>
            <w:r>
              <w:rPr>
                <w:rFonts w:ascii="Arial" w:hAnsi="Arial" w:cs="Arial"/>
              </w:rPr>
              <w:t xml:space="preserve">Enrolment password </w:t>
            </w:r>
            <w:r>
              <w:rPr>
                <w:rFonts w:ascii="Arial" w:hAnsi="Arial" w:cs="Arial"/>
              </w:rPr>
              <w:tab/>
              <w:t>- 2BUS0133</w:t>
            </w:r>
          </w:p>
          <w:p w:rsidR="0099622B" w:rsidRDefault="0099622B" w:rsidP="0099622B">
            <w:pPr>
              <w:pStyle w:val="ListParagraph"/>
              <w:numPr>
                <w:ilvl w:val="0"/>
                <w:numId w:val="7"/>
              </w:numPr>
              <w:rPr>
                <w:rFonts w:ascii="Arial" w:hAnsi="Arial" w:cs="Arial"/>
              </w:rPr>
            </w:pPr>
            <w:r>
              <w:rPr>
                <w:rFonts w:ascii="Arial" w:hAnsi="Arial" w:cs="Arial"/>
              </w:rPr>
              <w:t xml:space="preserve">Enter class end date </w:t>
            </w:r>
            <w:r>
              <w:rPr>
                <w:rFonts w:ascii="Arial" w:hAnsi="Arial" w:cs="Arial"/>
              </w:rPr>
              <w:br/>
              <w:t xml:space="preserve">–this is </w:t>
            </w:r>
            <w:r w:rsidRPr="00E201B7">
              <w:rPr>
                <w:rFonts w:ascii="Arial" w:hAnsi="Arial" w:cs="Arial"/>
              </w:rPr>
              <w:t>when</w:t>
            </w:r>
            <w:r>
              <w:rPr>
                <w:rFonts w:ascii="Arial" w:hAnsi="Arial" w:cs="Arial"/>
              </w:rPr>
              <w:t xml:space="preserve"> module will finish, it is good practice to use the end of the academic year to include</w:t>
            </w:r>
            <w:r w:rsidRPr="00E201B7">
              <w:rPr>
                <w:rFonts w:ascii="Arial" w:hAnsi="Arial" w:cs="Arial"/>
              </w:rPr>
              <w:t xml:space="preserve"> </w:t>
            </w:r>
            <w:r>
              <w:rPr>
                <w:rFonts w:ascii="Arial" w:hAnsi="Arial" w:cs="Arial"/>
              </w:rPr>
              <w:t xml:space="preserve">any </w:t>
            </w:r>
            <w:r w:rsidRPr="00E201B7">
              <w:rPr>
                <w:rFonts w:ascii="Arial" w:hAnsi="Arial" w:cs="Arial"/>
              </w:rPr>
              <w:t>refer</w:t>
            </w:r>
            <w:r>
              <w:rPr>
                <w:rFonts w:ascii="Arial" w:hAnsi="Arial" w:cs="Arial"/>
              </w:rPr>
              <w:t>red/deferred work.</w:t>
            </w:r>
          </w:p>
          <w:p w:rsidR="0099622B" w:rsidRPr="00E201B7" w:rsidRDefault="0099622B" w:rsidP="0099622B">
            <w:pPr>
              <w:pStyle w:val="ListParagraph"/>
              <w:numPr>
                <w:ilvl w:val="0"/>
                <w:numId w:val="7"/>
              </w:numPr>
              <w:rPr>
                <w:rFonts w:ascii="Arial" w:hAnsi="Arial" w:cs="Arial"/>
              </w:rPr>
            </w:pPr>
            <w:proofErr w:type="gramStart"/>
            <w:r>
              <w:rPr>
                <w:rFonts w:ascii="Arial" w:hAnsi="Arial" w:cs="Arial"/>
              </w:rPr>
              <w:t>C</w:t>
            </w:r>
            <w:r w:rsidRPr="00E201B7">
              <w:rPr>
                <w:rFonts w:ascii="Arial" w:hAnsi="Arial" w:cs="Arial"/>
              </w:rPr>
              <w:t>lick submit</w:t>
            </w:r>
            <w:proofErr w:type="gramEnd"/>
            <w:r w:rsidRPr="00E201B7">
              <w:rPr>
                <w:rFonts w:ascii="Arial" w:hAnsi="Arial" w:cs="Arial"/>
              </w:rPr>
              <w:t>.</w:t>
            </w:r>
          </w:p>
          <w:p w:rsidR="0099622B" w:rsidRDefault="0099622B" w:rsidP="00E201B7">
            <w:pPr>
              <w:rPr>
                <w:rFonts w:ascii="Arial" w:hAnsi="Arial" w:cs="Arial"/>
              </w:rPr>
            </w:pPr>
          </w:p>
        </w:tc>
        <w:tc>
          <w:tcPr>
            <w:tcW w:w="4253" w:type="dxa"/>
          </w:tcPr>
          <w:p w:rsidR="0099622B" w:rsidRDefault="0034503C" w:rsidP="0099622B">
            <w:pPr>
              <w:jc w:val="right"/>
              <w:rPr>
                <w:rFonts w:ascii="Arial" w:hAnsi="Arial" w:cs="Arial"/>
              </w:rPr>
            </w:pPr>
            <w:r>
              <w:rPr>
                <w:rFonts w:ascii="Arial" w:hAnsi="Arial" w:cs="Arial"/>
                <w:noProof/>
              </w:rPr>
              <w:drawing>
                <wp:inline distT="0" distB="0" distL="0" distR="0" wp14:anchorId="13E98B18" wp14:editId="0189D41D">
                  <wp:extent cx="2551881" cy="2771775"/>
                  <wp:effectExtent l="19050" t="19050" r="19869" b="285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4751" t="40205" r="67228" b="10939"/>
                          <a:stretch>
                            <a:fillRect/>
                          </a:stretch>
                        </pic:blipFill>
                        <pic:spPr bwMode="auto">
                          <a:xfrm>
                            <a:off x="0" y="0"/>
                            <a:ext cx="2551881" cy="2771775"/>
                          </a:xfrm>
                          <a:prstGeom prst="rect">
                            <a:avLst/>
                          </a:prstGeom>
                          <a:noFill/>
                          <a:ln w="19050">
                            <a:solidFill>
                              <a:schemeClr val="accent1">
                                <a:lumMod val="75000"/>
                              </a:schemeClr>
                            </a:solidFill>
                            <a:miter lim="800000"/>
                            <a:headEnd/>
                            <a:tailEnd/>
                          </a:ln>
                        </pic:spPr>
                      </pic:pic>
                    </a:graphicData>
                  </a:graphic>
                </wp:inline>
              </w:drawing>
            </w:r>
          </w:p>
        </w:tc>
      </w:tr>
    </w:tbl>
    <w:p w:rsidR="00687AD9" w:rsidRPr="00E201B7" w:rsidRDefault="00687AD9" w:rsidP="00E201B7">
      <w:pPr>
        <w:rPr>
          <w:rFonts w:ascii="Arial" w:hAnsi="Arial" w:cs="Arial"/>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4"/>
        <w:gridCol w:w="3152"/>
        <w:gridCol w:w="298"/>
        <w:gridCol w:w="3004"/>
        <w:gridCol w:w="933"/>
      </w:tblGrid>
      <w:tr w:rsidR="0099622B" w:rsidTr="005E64D5">
        <w:tc>
          <w:tcPr>
            <w:tcW w:w="2914" w:type="dxa"/>
          </w:tcPr>
          <w:p w:rsidR="0099622B" w:rsidRDefault="0099622B" w:rsidP="0099622B">
            <w:pPr>
              <w:pStyle w:val="ListParagraph"/>
              <w:numPr>
                <w:ilvl w:val="0"/>
                <w:numId w:val="8"/>
              </w:numPr>
              <w:rPr>
                <w:rFonts w:ascii="Arial" w:hAnsi="Arial" w:cs="Arial"/>
                <w:bCs/>
              </w:rPr>
            </w:pPr>
            <w:bookmarkStart w:id="7" w:name="_How_do_I_1"/>
            <w:bookmarkEnd w:id="7"/>
            <w:r>
              <w:rPr>
                <w:rFonts w:ascii="Arial" w:hAnsi="Arial" w:cs="Arial"/>
                <w:bCs/>
              </w:rPr>
              <w:t>Click on ‘+Add new assignment’</w:t>
            </w:r>
          </w:p>
          <w:p w:rsidR="0099622B" w:rsidRDefault="0099622B" w:rsidP="000D2C0D">
            <w:pPr>
              <w:pStyle w:val="ListParagraph"/>
              <w:ind w:left="0"/>
              <w:rPr>
                <w:rFonts w:ascii="Arial" w:hAnsi="Arial" w:cs="Arial"/>
                <w:bCs/>
              </w:rPr>
            </w:pPr>
          </w:p>
        </w:tc>
        <w:tc>
          <w:tcPr>
            <w:tcW w:w="7387" w:type="dxa"/>
            <w:gridSpan w:val="4"/>
          </w:tcPr>
          <w:p w:rsidR="0099622B" w:rsidRDefault="000443B8" w:rsidP="000D2C0D">
            <w:pPr>
              <w:pStyle w:val="ListParagraph"/>
              <w:ind w:left="0"/>
              <w:rPr>
                <w:rFonts w:ascii="Arial" w:hAnsi="Arial" w:cs="Arial"/>
                <w:bCs/>
              </w:rPr>
            </w:pPr>
            <w:r>
              <w:rPr>
                <w:noProof/>
                <w:color w:val="365F91" w:themeColor="accent1" w:themeShade="BF"/>
                <w:sz w:val="30"/>
                <w:szCs w:val="28"/>
              </w:rPr>
              <mc:AlternateContent>
                <mc:Choice Requires="wps">
                  <w:drawing>
                    <wp:anchor distT="0" distB="0" distL="114300" distR="114300" simplePos="0" relativeHeight="251675648" behindDoc="0" locked="0" layoutInCell="1" allowOverlap="1" wp14:anchorId="665B444E" wp14:editId="56586211">
                      <wp:simplePos x="0" y="0"/>
                      <wp:positionH relativeFrom="column">
                        <wp:posOffset>2828290</wp:posOffset>
                      </wp:positionH>
                      <wp:positionV relativeFrom="paragraph">
                        <wp:posOffset>64135</wp:posOffset>
                      </wp:positionV>
                      <wp:extent cx="719455" cy="190500"/>
                      <wp:effectExtent l="10795" t="20320" r="22225" b="17780"/>
                      <wp:wrapNone/>
                      <wp:docPr id="4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190500"/>
                              </a:xfrm>
                              <a:prstGeom prst="rightArrow">
                                <a:avLst>
                                  <a:gd name="adj1" fmla="val 50000"/>
                                  <a:gd name="adj2" fmla="val 94417"/>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 o:spid="_x0000_s1026" type="#_x0000_t13" style="position:absolute;margin-left:222.7pt;margin-top:5.05pt;width:56.65pt;height: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" fillcolor="red" strokecolor="red"/>
                  </w:pict>
                </mc:Fallback>
              </mc:AlternateContent>
            </w:r>
            <w:r w:rsidR="00036BA3">
              <w:rPr>
                <w:rFonts w:asciiTheme="majorHAnsi" w:eastAsiaTheme="majorEastAsia" w:hAnsiTheme="majorHAnsi" w:cstheme="majorBidi"/>
                <w:noProof/>
                <w:color w:val="4F81BD" w:themeColor="accent1"/>
                <w:sz w:val="26"/>
                <w:szCs w:val="26"/>
              </w:rPr>
              <w:drawing>
                <wp:inline distT="0" distB="0" distL="0" distR="0" wp14:anchorId="17B6F813" wp14:editId="6157B8D5">
                  <wp:extent cx="4505325" cy="702116"/>
                  <wp:effectExtent l="19050" t="19050" r="28575" b="21784"/>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506072" cy="702232"/>
                          </a:xfrm>
                          <a:prstGeom prst="rect">
                            <a:avLst/>
                          </a:prstGeom>
                          <a:noFill/>
                          <a:ln w="19050">
                            <a:solidFill>
                              <a:schemeClr val="accent1">
                                <a:lumMod val="75000"/>
                              </a:schemeClr>
                            </a:solidFill>
                            <a:miter lim="800000"/>
                            <a:headEnd/>
                            <a:tailEnd/>
                          </a:ln>
                        </pic:spPr>
                      </pic:pic>
                    </a:graphicData>
                  </a:graphic>
                </wp:inline>
              </w:drawing>
            </w:r>
          </w:p>
        </w:tc>
      </w:tr>
      <w:tr w:rsidR="0093252C" w:rsidTr="005E64D5">
        <w:tc>
          <w:tcPr>
            <w:tcW w:w="2914" w:type="dxa"/>
          </w:tcPr>
          <w:p w:rsidR="0093252C" w:rsidRDefault="0093252C" w:rsidP="0093252C">
            <w:pPr>
              <w:pStyle w:val="ListParagraph"/>
              <w:rPr>
                <w:rFonts w:ascii="Arial" w:hAnsi="Arial" w:cs="Arial"/>
                <w:bCs/>
              </w:rPr>
            </w:pPr>
          </w:p>
        </w:tc>
        <w:tc>
          <w:tcPr>
            <w:tcW w:w="7387" w:type="dxa"/>
            <w:gridSpan w:val="4"/>
          </w:tcPr>
          <w:p w:rsidR="0093252C" w:rsidRDefault="0093252C" w:rsidP="000D2C0D">
            <w:pPr>
              <w:pStyle w:val="ListParagraph"/>
              <w:ind w:left="0"/>
              <w:rPr>
                <w:rFonts w:asciiTheme="majorHAnsi" w:eastAsiaTheme="majorEastAsia" w:hAnsiTheme="majorHAnsi" w:cstheme="majorBidi"/>
                <w:noProof/>
                <w:color w:val="4F81BD" w:themeColor="accent1"/>
                <w:sz w:val="26"/>
                <w:szCs w:val="26"/>
              </w:rPr>
            </w:pPr>
          </w:p>
        </w:tc>
      </w:tr>
      <w:tr w:rsidR="0093252C" w:rsidTr="005E64D5">
        <w:tc>
          <w:tcPr>
            <w:tcW w:w="6364" w:type="dxa"/>
            <w:gridSpan w:val="3"/>
          </w:tcPr>
          <w:p w:rsidR="0093252C" w:rsidRDefault="0093252C" w:rsidP="0093252C">
            <w:pPr>
              <w:pStyle w:val="ListParagraph"/>
              <w:numPr>
                <w:ilvl w:val="0"/>
                <w:numId w:val="8"/>
              </w:numPr>
              <w:rPr>
                <w:rFonts w:ascii="Arial" w:hAnsi="Arial" w:cs="Arial"/>
                <w:bCs/>
              </w:rPr>
            </w:pPr>
            <w:r>
              <w:rPr>
                <w:rFonts w:ascii="Arial" w:hAnsi="Arial" w:cs="Arial"/>
                <w:bCs/>
              </w:rPr>
              <w:lastRenderedPageBreak/>
              <w:t xml:space="preserve">Select assignment type and then click on next step (normally this is </w:t>
            </w:r>
            <w:r w:rsidRPr="0020677B">
              <w:rPr>
                <w:rFonts w:ascii="Arial" w:hAnsi="Arial" w:cs="Arial"/>
                <w:bCs/>
              </w:rPr>
              <w:t>a paper assignment).</w:t>
            </w:r>
          </w:p>
          <w:p w:rsidR="0093252C" w:rsidRDefault="0093252C" w:rsidP="0093252C">
            <w:pPr>
              <w:pStyle w:val="ListParagraph"/>
              <w:rPr>
                <w:rFonts w:ascii="Arial" w:hAnsi="Arial" w:cs="Arial"/>
                <w:bCs/>
              </w:rPr>
            </w:pPr>
          </w:p>
        </w:tc>
        <w:tc>
          <w:tcPr>
            <w:tcW w:w="3937" w:type="dxa"/>
            <w:gridSpan w:val="2"/>
          </w:tcPr>
          <w:p w:rsidR="0093252C" w:rsidRDefault="000443B8" w:rsidP="0093252C">
            <w:pPr>
              <w:pStyle w:val="ListParagraph"/>
              <w:ind w:left="0"/>
              <w:jc w:val="right"/>
              <w:rPr>
                <w:rFonts w:asciiTheme="majorHAnsi" w:eastAsiaTheme="majorEastAsia" w:hAnsiTheme="majorHAnsi" w:cstheme="majorBidi"/>
                <w:noProof/>
                <w:color w:val="4F81BD" w:themeColor="accent1"/>
                <w:sz w:val="26"/>
                <w:szCs w:val="26"/>
              </w:rPr>
            </w:pPr>
            <w:r>
              <w:rPr>
                <w:rFonts w:asciiTheme="majorHAnsi" w:eastAsiaTheme="majorEastAsia" w:hAnsiTheme="majorHAnsi" w:cstheme="majorBidi"/>
                <w:noProof/>
                <w:color w:val="4F81BD" w:themeColor="accent1"/>
                <w:sz w:val="26"/>
                <w:szCs w:val="26"/>
              </w:rPr>
              <mc:AlternateContent>
                <mc:Choice Requires="wps">
                  <w:drawing>
                    <wp:anchor distT="0" distB="0" distL="114300" distR="114300" simplePos="0" relativeHeight="251676672" behindDoc="0" locked="0" layoutInCell="1" allowOverlap="1" wp14:anchorId="78A50C3B" wp14:editId="6ED33DD3">
                      <wp:simplePos x="0" y="0"/>
                      <wp:positionH relativeFrom="column">
                        <wp:posOffset>170815</wp:posOffset>
                      </wp:positionH>
                      <wp:positionV relativeFrom="paragraph">
                        <wp:posOffset>499745</wp:posOffset>
                      </wp:positionV>
                      <wp:extent cx="719455" cy="190500"/>
                      <wp:effectExtent l="0" t="19050" r="42545" b="38100"/>
                      <wp:wrapNone/>
                      <wp:docPr id="44"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190500"/>
                              </a:xfrm>
                              <a:prstGeom prst="rightArrow">
                                <a:avLst>
                                  <a:gd name="adj1" fmla="val 50000"/>
                                  <a:gd name="adj2" fmla="val 94417"/>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 o:spid="_x0000_s1026" type="#_x0000_t13" style="position:absolute;margin-left:13.45pt;margin-top:39.35pt;width:56.65pt;height: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" fillcolor="red" strokecolor="red"/>
                  </w:pict>
                </mc:Fallback>
              </mc:AlternateContent>
            </w:r>
            <w:r w:rsidR="0093252C">
              <w:rPr>
                <w:rFonts w:asciiTheme="majorHAnsi" w:eastAsiaTheme="majorEastAsia" w:hAnsiTheme="majorHAnsi" w:cstheme="majorBidi"/>
                <w:noProof/>
                <w:color w:val="4F81BD" w:themeColor="accent1"/>
                <w:sz w:val="26"/>
                <w:szCs w:val="26"/>
              </w:rPr>
              <w:drawing>
                <wp:inline distT="0" distB="0" distL="0" distR="0" wp14:anchorId="38F7B460" wp14:editId="11CF8FEF">
                  <wp:extent cx="1875522" cy="2390775"/>
                  <wp:effectExtent l="19050" t="19050" r="10795" b="9525"/>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l="26756" t="25245" r="43016" b="8946"/>
                          <a:stretch>
                            <a:fillRect/>
                          </a:stretch>
                        </pic:blipFill>
                        <pic:spPr bwMode="auto">
                          <a:xfrm>
                            <a:off x="0" y="0"/>
                            <a:ext cx="1881280" cy="2398115"/>
                          </a:xfrm>
                          <a:prstGeom prst="rect">
                            <a:avLst/>
                          </a:prstGeom>
                          <a:noFill/>
                          <a:ln w="19050">
                            <a:solidFill>
                              <a:schemeClr val="accent1">
                                <a:lumMod val="75000"/>
                              </a:schemeClr>
                            </a:solidFill>
                            <a:miter lim="800000"/>
                            <a:headEnd/>
                            <a:tailEnd/>
                          </a:ln>
                        </pic:spPr>
                      </pic:pic>
                    </a:graphicData>
                  </a:graphic>
                </wp:inline>
              </w:drawing>
            </w:r>
          </w:p>
        </w:tc>
      </w:tr>
      <w:tr w:rsidR="00DD2185" w:rsidTr="005E64D5">
        <w:trPr>
          <w:gridAfter w:val="1"/>
          <w:wAfter w:w="933" w:type="dxa"/>
        </w:trPr>
        <w:tc>
          <w:tcPr>
            <w:tcW w:w="6066" w:type="dxa"/>
            <w:gridSpan w:val="2"/>
          </w:tcPr>
          <w:p w:rsidR="00DD2185" w:rsidRDefault="00DD2185" w:rsidP="0093252C">
            <w:pPr>
              <w:pStyle w:val="ListParagraph"/>
              <w:rPr>
                <w:rFonts w:ascii="Arial" w:hAnsi="Arial" w:cs="Arial"/>
                <w:bCs/>
              </w:rPr>
            </w:pPr>
          </w:p>
        </w:tc>
        <w:tc>
          <w:tcPr>
            <w:tcW w:w="3302" w:type="dxa"/>
            <w:gridSpan w:val="2"/>
          </w:tcPr>
          <w:p w:rsidR="00DD2185" w:rsidRDefault="00DD2185" w:rsidP="0093252C">
            <w:pPr>
              <w:pStyle w:val="ListParagraph"/>
              <w:ind w:left="0"/>
              <w:rPr>
                <w:rFonts w:ascii="Arial" w:hAnsi="Arial" w:cs="Arial"/>
                <w:bCs/>
              </w:rPr>
            </w:pPr>
          </w:p>
        </w:tc>
      </w:tr>
    </w:tbl>
    <w:p w:rsidR="0020677B" w:rsidRDefault="0020677B" w:rsidP="00CC3AFC">
      <w:pPr>
        <w:pStyle w:val="ListParagraph"/>
        <w:spacing w:after="0" w:line="240" w:lineRule="auto"/>
        <w:ind w:left="0"/>
        <w:contextualSpacing w:val="0"/>
        <w:rPr>
          <w:rFonts w:ascii="Arial" w:hAnsi="Arial" w:cs="Arial"/>
          <w:bCs/>
        </w:rPr>
      </w:pPr>
    </w:p>
    <w:tbl>
      <w:tblPr>
        <w:tblStyle w:val="TableGrid"/>
        <w:tblW w:w="10064"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7"/>
        <w:gridCol w:w="5307"/>
      </w:tblGrid>
      <w:tr w:rsidR="00DD2185" w:rsidTr="000A2868">
        <w:tc>
          <w:tcPr>
            <w:tcW w:w="4757" w:type="dxa"/>
          </w:tcPr>
          <w:p w:rsidR="00DD2185" w:rsidRPr="00DD2185" w:rsidRDefault="00DD2185" w:rsidP="00DD2185">
            <w:pPr>
              <w:rPr>
                <w:rFonts w:ascii="Arial" w:hAnsi="Arial" w:cs="Arial"/>
                <w:bCs/>
              </w:rPr>
            </w:pPr>
            <w:r>
              <w:rPr>
                <w:rFonts w:ascii="Arial" w:hAnsi="Arial" w:cs="Arial"/>
                <w:bCs/>
              </w:rPr>
              <w:t>Enter the following details</w:t>
            </w:r>
            <w:r w:rsidR="00EE453F">
              <w:rPr>
                <w:rFonts w:ascii="Arial" w:hAnsi="Arial" w:cs="Arial"/>
                <w:bCs/>
              </w:rPr>
              <w:br/>
            </w:r>
          </w:p>
          <w:p w:rsidR="00DD2185" w:rsidRDefault="00DD2185" w:rsidP="00DD2185">
            <w:pPr>
              <w:pStyle w:val="ListParagraph"/>
              <w:numPr>
                <w:ilvl w:val="0"/>
                <w:numId w:val="8"/>
              </w:numPr>
              <w:rPr>
                <w:rFonts w:ascii="Arial" w:hAnsi="Arial" w:cs="Arial"/>
                <w:bCs/>
              </w:rPr>
            </w:pPr>
            <w:r>
              <w:rPr>
                <w:rFonts w:ascii="Arial" w:hAnsi="Arial" w:cs="Arial"/>
                <w:bCs/>
              </w:rPr>
              <w:t>Assignment title</w:t>
            </w:r>
          </w:p>
          <w:p w:rsidR="00DD2185" w:rsidRDefault="00DD2185" w:rsidP="00EE453F">
            <w:pPr>
              <w:pStyle w:val="ListParagraph"/>
              <w:numPr>
                <w:ilvl w:val="0"/>
                <w:numId w:val="8"/>
              </w:numPr>
              <w:spacing w:after="40"/>
              <w:ind w:left="714" w:hanging="357"/>
              <w:rPr>
                <w:rFonts w:ascii="Arial" w:hAnsi="Arial" w:cs="Arial"/>
                <w:bCs/>
              </w:rPr>
            </w:pPr>
            <w:r>
              <w:rPr>
                <w:rFonts w:ascii="Arial" w:hAnsi="Arial" w:cs="Arial"/>
                <w:bCs/>
              </w:rPr>
              <w:t>Point value</w:t>
            </w:r>
            <w:r w:rsidR="00D13CE4">
              <w:rPr>
                <w:rFonts w:ascii="Arial" w:hAnsi="Arial" w:cs="Arial"/>
                <w:bCs/>
              </w:rPr>
              <w:t xml:space="preserve"> - leave</w:t>
            </w:r>
            <w:r>
              <w:rPr>
                <w:rFonts w:ascii="Arial" w:hAnsi="Arial" w:cs="Arial"/>
                <w:bCs/>
              </w:rPr>
              <w:t xml:space="preserve"> blank unless you are usin</w:t>
            </w:r>
            <w:r w:rsidR="00D13CE4">
              <w:rPr>
                <w:rFonts w:ascii="Arial" w:hAnsi="Arial" w:cs="Arial"/>
                <w:bCs/>
              </w:rPr>
              <w:t xml:space="preserve">g </w:t>
            </w:r>
            <w:proofErr w:type="spellStart"/>
            <w:r w:rsidR="00D13CE4">
              <w:rPr>
                <w:rFonts w:ascii="Arial" w:hAnsi="Arial" w:cs="Arial"/>
                <w:bCs/>
              </w:rPr>
              <w:t>gradebook</w:t>
            </w:r>
            <w:proofErr w:type="spellEnd"/>
            <w:r w:rsidR="00D13CE4">
              <w:rPr>
                <w:rFonts w:ascii="Arial" w:hAnsi="Arial" w:cs="Arial"/>
                <w:bCs/>
              </w:rPr>
              <w:t xml:space="preserve"> to mark assignments</w:t>
            </w:r>
            <w:r>
              <w:rPr>
                <w:rFonts w:ascii="Arial" w:hAnsi="Arial" w:cs="Arial"/>
                <w:bCs/>
              </w:rPr>
              <w:t xml:space="preserve"> </w:t>
            </w:r>
          </w:p>
          <w:p w:rsidR="00DD2185" w:rsidRPr="00DD2185" w:rsidRDefault="00DD2185" w:rsidP="00EE453F">
            <w:pPr>
              <w:pStyle w:val="ListParagraph"/>
              <w:numPr>
                <w:ilvl w:val="0"/>
                <w:numId w:val="8"/>
              </w:numPr>
              <w:spacing w:after="40"/>
              <w:ind w:left="714" w:hanging="357"/>
              <w:rPr>
                <w:rFonts w:ascii="Arial" w:hAnsi="Arial" w:cs="Arial"/>
                <w:bCs/>
              </w:rPr>
            </w:pPr>
            <w:r>
              <w:rPr>
                <w:rFonts w:ascii="Arial" w:hAnsi="Arial" w:cs="Arial"/>
                <w:bCs/>
              </w:rPr>
              <w:t>Start date</w:t>
            </w:r>
            <w:r w:rsidR="00D13CE4">
              <w:rPr>
                <w:rFonts w:ascii="Arial" w:hAnsi="Arial" w:cs="Arial"/>
                <w:bCs/>
              </w:rPr>
              <w:t xml:space="preserve"> </w:t>
            </w:r>
            <w:r w:rsidR="00EE453F">
              <w:rPr>
                <w:rFonts w:ascii="Arial" w:hAnsi="Arial" w:cs="Arial"/>
                <w:bCs/>
              </w:rPr>
              <w:br/>
            </w:r>
            <w:r w:rsidR="00D13CE4">
              <w:rPr>
                <w:rFonts w:ascii="Arial" w:hAnsi="Arial" w:cs="Arial"/>
                <w:bCs/>
              </w:rPr>
              <w:t>-</w:t>
            </w:r>
            <w:r w:rsidRPr="00DD2185">
              <w:rPr>
                <w:rFonts w:ascii="Arial" w:hAnsi="Arial" w:cs="Arial"/>
                <w:bCs/>
              </w:rPr>
              <w:t xml:space="preserve"> the date from which the students can </w:t>
            </w:r>
            <w:r w:rsidR="00EE453F">
              <w:rPr>
                <w:rFonts w:ascii="Arial" w:hAnsi="Arial" w:cs="Arial"/>
                <w:bCs/>
              </w:rPr>
              <w:br/>
              <w:t xml:space="preserve">  </w:t>
            </w:r>
            <w:r w:rsidRPr="00DD2185">
              <w:rPr>
                <w:rFonts w:ascii="Arial" w:hAnsi="Arial" w:cs="Arial"/>
                <w:bCs/>
              </w:rPr>
              <w:t>submit their assignment.</w:t>
            </w:r>
          </w:p>
          <w:p w:rsidR="00DD2185" w:rsidRDefault="00DD2185" w:rsidP="00EE453F">
            <w:pPr>
              <w:pStyle w:val="ListParagraph"/>
              <w:numPr>
                <w:ilvl w:val="0"/>
                <w:numId w:val="8"/>
              </w:numPr>
              <w:spacing w:after="40"/>
              <w:ind w:left="714" w:hanging="357"/>
              <w:rPr>
                <w:rFonts w:ascii="Arial" w:hAnsi="Arial" w:cs="Arial"/>
                <w:bCs/>
              </w:rPr>
            </w:pPr>
            <w:r>
              <w:rPr>
                <w:rFonts w:ascii="Arial" w:hAnsi="Arial" w:cs="Arial"/>
                <w:bCs/>
              </w:rPr>
              <w:t xml:space="preserve">End date </w:t>
            </w:r>
            <w:r w:rsidR="00EE453F">
              <w:rPr>
                <w:rFonts w:ascii="Arial" w:hAnsi="Arial" w:cs="Arial"/>
                <w:bCs/>
              </w:rPr>
              <w:br/>
            </w:r>
            <w:r w:rsidR="00D13CE4">
              <w:rPr>
                <w:rFonts w:ascii="Arial" w:hAnsi="Arial" w:cs="Arial"/>
                <w:bCs/>
              </w:rPr>
              <w:t>-</w:t>
            </w:r>
            <w:r>
              <w:rPr>
                <w:rFonts w:ascii="Arial" w:hAnsi="Arial" w:cs="Arial"/>
                <w:bCs/>
              </w:rPr>
              <w:t xml:space="preserve"> the date the assignments are due in.</w:t>
            </w:r>
          </w:p>
          <w:p w:rsidR="00DD2185" w:rsidRPr="00CC3AFC" w:rsidRDefault="00EE453F" w:rsidP="00EE416F">
            <w:pPr>
              <w:pStyle w:val="ListParagraph"/>
              <w:numPr>
                <w:ilvl w:val="0"/>
                <w:numId w:val="8"/>
              </w:numPr>
              <w:spacing w:after="40"/>
              <w:ind w:left="714" w:hanging="357"/>
              <w:rPr>
                <w:rFonts w:ascii="Arial" w:hAnsi="Arial" w:cs="Arial"/>
                <w:bCs/>
              </w:rPr>
            </w:pPr>
            <w:proofErr w:type="spellStart"/>
            <w:r>
              <w:rPr>
                <w:rFonts w:ascii="Arial" w:hAnsi="Arial" w:cs="Arial"/>
                <w:bCs/>
              </w:rPr>
              <w:t>Post date</w:t>
            </w:r>
            <w:proofErr w:type="spellEnd"/>
            <w:r w:rsidR="00EE416F">
              <w:rPr>
                <w:rFonts w:ascii="Arial" w:hAnsi="Arial" w:cs="Arial"/>
                <w:bCs/>
              </w:rPr>
              <w:t xml:space="preserve"> – only relevant for </w:t>
            </w:r>
            <w:proofErr w:type="spellStart"/>
            <w:r w:rsidR="00EE416F">
              <w:rPr>
                <w:rFonts w:ascii="Arial" w:hAnsi="Arial" w:cs="Arial"/>
                <w:bCs/>
              </w:rPr>
              <w:t>grademark</w:t>
            </w:r>
            <w:proofErr w:type="spellEnd"/>
            <w:r w:rsidR="00EE416F">
              <w:rPr>
                <w:rFonts w:ascii="Arial" w:hAnsi="Arial" w:cs="Arial"/>
                <w:bCs/>
              </w:rPr>
              <w:t xml:space="preserve"> users</w:t>
            </w:r>
            <w:r>
              <w:rPr>
                <w:rFonts w:ascii="Arial" w:hAnsi="Arial" w:cs="Arial"/>
                <w:bCs/>
              </w:rPr>
              <w:br/>
            </w:r>
            <w:r w:rsidRPr="00EE453F">
              <w:rPr>
                <w:rFonts w:ascii="Arial" w:hAnsi="Arial" w:cs="Arial"/>
                <w:bdr w:val="single" w:sz="4" w:space="0" w:color="BFBFBF" w:themeColor="background1" w:themeShade="BF"/>
              </w:rPr>
              <w:t>+</w:t>
            </w:r>
            <w:r w:rsidRPr="00CC3AFC">
              <w:rPr>
                <w:rFonts w:ascii="Arial" w:hAnsi="Arial" w:cs="Arial"/>
              </w:rPr>
              <w:t xml:space="preserve"> </w:t>
            </w:r>
            <w:r w:rsidRPr="0044220B">
              <w:rPr>
                <w:rFonts w:ascii="Arial" w:hAnsi="Arial" w:cs="Arial"/>
                <w:color w:val="365F91" w:themeColor="accent1" w:themeShade="BF"/>
              </w:rPr>
              <w:t>more options</w:t>
            </w:r>
            <w:r>
              <w:rPr>
                <w:rFonts w:ascii="Arial" w:hAnsi="Arial" w:cs="Arial"/>
              </w:rPr>
              <w:br/>
              <w:t>for special instructions</w:t>
            </w:r>
            <w:r w:rsidR="00EE416F">
              <w:rPr>
                <w:rFonts w:ascii="Arial" w:hAnsi="Arial" w:cs="Arial"/>
              </w:rPr>
              <w:t xml:space="preserve"> (see below)</w:t>
            </w:r>
          </w:p>
        </w:tc>
        <w:tc>
          <w:tcPr>
            <w:tcW w:w="5307" w:type="dxa"/>
          </w:tcPr>
          <w:p w:rsidR="00DD2185" w:rsidRDefault="00036BA3" w:rsidP="00DD2185">
            <w:pPr>
              <w:pStyle w:val="ListParagraph"/>
              <w:ind w:left="0"/>
              <w:jc w:val="right"/>
              <w:rPr>
                <w:rFonts w:ascii="Arial" w:hAnsi="Arial" w:cs="Arial"/>
                <w:bCs/>
              </w:rPr>
            </w:pPr>
            <w:r>
              <w:rPr>
                <w:rFonts w:asciiTheme="majorHAnsi" w:eastAsiaTheme="majorEastAsia" w:hAnsiTheme="majorHAnsi" w:cstheme="majorBidi"/>
                <w:noProof/>
                <w:color w:val="4F81BD" w:themeColor="accent1"/>
                <w:sz w:val="26"/>
                <w:szCs w:val="26"/>
              </w:rPr>
              <w:drawing>
                <wp:inline distT="0" distB="0" distL="0" distR="0" wp14:anchorId="7D1FEC0E" wp14:editId="4CAFC939">
                  <wp:extent cx="3067425" cy="3009900"/>
                  <wp:effectExtent l="19050" t="19050" r="18675" b="1905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r="15520"/>
                          <a:stretch>
                            <a:fillRect/>
                          </a:stretch>
                        </pic:blipFill>
                        <pic:spPr bwMode="auto">
                          <a:xfrm>
                            <a:off x="0" y="0"/>
                            <a:ext cx="3067425" cy="3009900"/>
                          </a:xfrm>
                          <a:prstGeom prst="rect">
                            <a:avLst/>
                          </a:prstGeom>
                          <a:noFill/>
                          <a:ln w="19050">
                            <a:solidFill>
                              <a:schemeClr val="accent1">
                                <a:lumMod val="75000"/>
                              </a:schemeClr>
                            </a:solidFill>
                            <a:miter lim="800000"/>
                            <a:headEnd/>
                            <a:tailEnd/>
                          </a:ln>
                        </pic:spPr>
                      </pic:pic>
                    </a:graphicData>
                  </a:graphic>
                </wp:inline>
              </w:drawing>
            </w:r>
          </w:p>
        </w:tc>
      </w:tr>
      <w:tr w:rsidR="0044220B" w:rsidTr="000A2868">
        <w:tc>
          <w:tcPr>
            <w:tcW w:w="4757" w:type="dxa"/>
          </w:tcPr>
          <w:p w:rsidR="0044220B" w:rsidRDefault="0044220B" w:rsidP="00DD2185">
            <w:pPr>
              <w:rPr>
                <w:rFonts w:ascii="Arial" w:hAnsi="Arial" w:cs="Arial"/>
                <w:bCs/>
              </w:rPr>
            </w:pPr>
          </w:p>
        </w:tc>
        <w:tc>
          <w:tcPr>
            <w:tcW w:w="5307" w:type="dxa"/>
          </w:tcPr>
          <w:p w:rsidR="0044220B" w:rsidRDefault="0044220B" w:rsidP="00DD2185">
            <w:pPr>
              <w:pStyle w:val="ListParagraph"/>
              <w:ind w:left="0"/>
              <w:jc w:val="right"/>
              <w:rPr>
                <w:rFonts w:asciiTheme="majorHAnsi" w:eastAsiaTheme="majorEastAsia" w:hAnsiTheme="majorHAnsi" w:cstheme="majorBidi"/>
                <w:noProof/>
                <w:color w:val="4F81BD" w:themeColor="accent1"/>
                <w:sz w:val="26"/>
                <w:szCs w:val="26"/>
              </w:rPr>
            </w:pPr>
          </w:p>
        </w:tc>
      </w:tr>
      <w:tr w:rsidR="0044220B" w:rsidTr="000A2868">
        <w:tc>
          <w:tcPr>
            <w:tcW w:w="4757" w:type="dxa"/>
          </w:tcPr>
          <w:p w:rsidR="00176CAB" w:rsidRPr="00CC3AFC" w:rsidRDefault="00176CAB" w:rsidP="00176CAB">
            <w:pPr>
              <w:pStyle w:val="ListParagraph"/>
              <w:numPr>
                <w:ilvl w:val="0"/>
                <w:numId w:val="8"/>
              </w:numPr>
              <w:rPr>
                <w:rFonts w:ascii="Arial" w:hAnsi="Arial" w:cs="Arial"/>
              </w:rPr>
            </w:pPr>
            <w:r w:rsidRPr="00CC3AFC">
              <w:rPr>
                <w:rFonts w:ascii="Arial" w:hAnsi="Arial" w:cs="Arial"/>
              </w:rPr>
              <w:t>Generate originality reports for submissions</w:t>
            </w:r>
          </w:p>
          <w:p w:rsidR="00176CAB" w:rsidRDefault="00176CAB" w:rsidP="00176CAB">
            <w:pPr>
              <w:pStyle w:val="ListParagraph"/>
              <w:rPr>
                <w:rFonts w:ascii="Arial" w:hAnsi="Arial" w:cs="Arial"/>
              </w:rPr>
            </w:pPr>
          </w:p>
          <w:p w:rsidR="00176CAB" w:rsidRDefault="00176CAB" w:rsidP="00176CAB">
            <w:pPr>
              <w:pStyle w:val="ListParagraph"/>
              <w:rPr>
                <w:rFonts w:ascii="Arial" w:hAnsi="Arial" w:cs="Arial"/>
              </w:rPr>
            </w:pPr>
          </w:p>
          <w:p w:rsidR="00176CAB" w:rsidRDefault="00176CAB" w:rsidP="00176CAB">
            <w:pPr>
              <w:pStyle w:val="ListParagraph"/>
              <w:rPr>
                <w:rFonts w:ascii="Arial" w:hAnsi="Arial" w:cs="Arial"/>
              </w:rPr>
            </w:pPr>
          </w:p>
          <w:p w:rsidR="00176CAB" w:rsidRPr="00CC3AFC" w:rsidRDefault="00176CAB" w:rsidP="00176CAB">
            <w:pPr>
              <w:pStyle w:val="ListParagraph"/>
              <w:numPr>
                <w:ilvl w:val="0"/>
                <w:numId w:val="8"/>
              </w:numPr>
              <w:rPr>
                <w:rFonts w:ascii="Arial" w:hAnsi="Arial" w:cs="Arial"/>
              </w:rPr>
            </w:pPr>
            <w:r w:rsidRPr="00CC3AFC">
              <w:rPr>
                <w:rFonts w:ascii="Arial" w:hAnsi="Arial" w:cs="Arial"/>
              </w:rPr>
              <w:t>Exclude bibliographic material</w:t>
            </w:r>
          </w:p>
          <w:p w:rsidR="00176CAB" w:rsidRDefault="00176CAB" w:rsidP="00176CAB">
            <w:pPr>
              <w:pStyle w:val="ListParagraph"/>
              <w:rPr>
                <w:rFonts w:ascii="Arial" w:hAnsi="Arial" w:cs="Arial"/>
              </w:rPr>
            </w:pPr>
          </w:p>
          <w:p w:rsidR="00176CAB" w:rsidRDefault="00176CAB" w:rsidP="00176CAB">
            <w:pPr>
              <w:pStyle w:val="ListParagraph"/>
              <w:rPr>
                <w:rFonts w:ascii="Arial" w:hAnsi="Arial" w:cs="Arial"/>
              </w:rPr>
            </w:pPr>
          </w:p>
          <w:p w:rsidR="00176CAB" w:rsidRDefault="00176CAB" w:rsidP="00176CAB">
            <w:pPr>
              <w:pStyle w:val="ListParagraph"/>
              <w:rPr>
                <w:rFonts w:ascii="Arial" w:hAnsi="Arial" w:cs="Arial"/>
              </w:rPr>
            </w:pPr>
          </w:p>
          <w:p w:rsidR="00176CAB" w:rsidRPr="00CC3AFC" w:rsidRDefault="00176CAB" w:rsidP="00176CAB">
            <w:pPr>
              <w:pStyle w:val="ListParagraph"/>
              <w:numPr>
                <w:ilvl w:val="0"/>
                <w:numId w:val="8"/>
              </w:numPr>
              <w:rPr>
                <w:rFonts w:ascii="Arial" w:hAnsi="Arial" w:cs="Arial"/>
              </w:rPr>
            </w:pPr>
            <w:r w:rsidRPr="00CC3AFC">
              <w:rPr>
                <w:rFonts w:ascii="Arial" w:hAnsi="Arial" w:cs="Arial"/>
              </w:rPr>
              <w:t>Exclude quoted material</w:t>
            </w:r>
          </w:p>
          <w:p w:rsidR="0044220B" w:rsidRDefault="0044220B" w:rsidP="00176CAB">
            <w:pPr>
              <w:pStyle w:val="ListParagraph"/>
              <w:rPr>
                <w:rFonts w:ascii="Arial" w:hAnsi="Arial" w:cs="Arial"/>
                <w:bCs/>
              </w:rPr>
            </w:pPr>
          </w:p>
        </w:tc>
        <w:tc>
          <w:tcPr>
            <w:tcW w:w="5307" w:type="dxa"/>
          </w:tcPr>
          <w:p w:rsidR="0044220B" w:rsidRDefault="00176CAB" w:rsidP="00DD2185">
            <w:pPr>
              <w:pStyle w:val="ListParagraph"/>
              <w:ind w:left="0"/>
              <w:jc w:val="right"/>
              <w:rPr>
                <w:rFonts w:asciiTheme="majorHAnsi" w:eastAsiaTheme="majorEastAsia" w:hAnsiTheme="majorHAnsi" w:cstheme="majorBidi"/>
                <w:noProof/>
                <w:color w:val="4F81BD" w:themeColor="accent1"/>
                <w:sz w:val="26"/>
                <w:szCs w:val="26"/>
              </w:rPr>
            </w:pPr>
            <w:r>
              <w:rPr>
                <w:rFonts w:asciiTheme="majorHAnsi" w:eastAsiaTheme="majorEastAsia" w:hAnsiTheme="majorHAnsi" w:cstheme="majorBidi"/>
                <w:noProof/>
                <w:color w:val="4F81BD" w:themeColor="accent1"/>
                <w:sz w:val="26"/>
                <w:szCs w:val="26"/>
              </w:rPr>
              <w:drawing>
                <wp:inline distT="0" distB="0" distL="0" distR="0" wp14:anchorId="0EC77E61" wp14:editId="16480D95">
                  <wp:extent cx="3086100" cy="2122170"/>
                  <wp:effectExtent l="19050" t="19050" r="19050" b="1143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t="30549"/>
                          <a:stretch>
                            <a:fillRect/>
                          </a:stretch>
                        </pic:blipFill>
                        <pic:spPr bwMode="auto">
                          <a:xfrm>
                            <a:off x="0" y="0"/>
                            <a:ext cx="3086100" cy="2122170"/>
                          </a:xfrm>
                          <a:prstGeom prst="rect">
                            <a:avLst/>
                          </a:prstGeom>
                          <a:noFill/>
                          <a:ln w="19050">
                            <a:solidFill>
                              <a:schemeClr val="accent1">
                                <a:lumMod val="75000"/>
                              </a:schemeClr>
                            </a:solidFill>
                            <a:miter lim="800000"/>
                            <a:headEnd/>
                            <a:tailEnd/>
                          </a:ln>
                        </pic:spPr>
                      </pic:pic>
                    </a:graphicData>
                  </a:graphic>
                </wp:inline>
              </w:drawing>
            </w:r>
          </w:p>
        </w:tc>
      </w:tr>
      <w:tr w:rsidR="004E1BD5" w:rsidTr="000A2868">
        <w:tc>
          <w:tcPr>
            <w:tcW w:w="4757" w:type="dxa"/>
          </w:tcPr>
          <w:p w:rsidR="004E1BD5" w:rsidRPr="00CC3AFC" w:rsidRDefault="004E1BD5" w:rsidP="004E1BD5">
            <w:pPr>
              <w:pStyle w:val="ListParagraph"/>
              <w:rPr>
                <w:rFonts w:ascii="Arial" w:hAnsi="Arial" w:cs="Arial"/>
              </w:rPr>
            </w:pPr>
          </w:p>
        </w:tc>
        <w:tc>
          <w:tcPr>
            <w:tcW w:w="5307" w:type="dxa"/>
          </w:tcPr>
          <w:p w:rsidR="004E1BD5" w:rsidRDefault="004E1BD5" w:rsidP="00DD2185">
            <w:pPr>
              <w:pStyle w:val="ListParagraph"/>
              <w:ind w:left="0"/>
              <w:jc w:val="right"/>
              <w:rPr>
                <w:rFonts w:asciiTheme="majorHAnsi" w:eastAsiaTheme="majorEastAsia" w:hAnsiTheme="majorHAnsi" w:cstheme="majorBidi"/>
                <w:noProof/>
                <w:color w:val="4F81BD" w:themeColor="accent1"/>
                <w:sz w:val="26"/>
                <w:szCs w:val="26"/>
              </w:rPr>
            </w:pPr>
          </w:p>
        </w:tc>
      </w:tr>
    </w:tbl>
    <w:p w:rsidR="00282C4D" w:rsidRPr="00A34166" w:rsidRDefault="00A34166" w:rsidP="00282C4D">
      <w:pPr>
        <w:pStyle w:val="Heading2"/>
        <w:rPr>
          <w:rFonts w:ascii="Arial" w:hAnsi="Arial" w:cs="Arial"/>
          <w:b w:val="0"/>
          <w:color w:val="365F91" w:themeColor="accent1" w:themeShade="BF"/>
          <w:sz w:val="28"/>
          <w:szCs w:val="28"/>
        </w:rPr>
      </w:pPr>
      <w:bookmarkStart w:id="8" w:name="_How_can_I"/>
      <w:bookmarkEnd w:id="8"/>
      <w:r>
        <w:rPr>
          <w:rStyle w:val="Heading1Char"/>
          <w:b/>
        </w:rPr>
        <w:lastRenderedPageBreak/>
        <w:t>S</w:t>
      </w:r>
      <w:r w:rsidR="00282C4D" w:rsidRPr="00A34166">
        <w:rPr>
          <w:rStyle w:val="Heading1Char"/>
          <w:b/>
        </w:rPr>
        <w:t>ubmit an ass</w:t>
      </w:r>
      <w:r w:rsidR="005E64D5">
        <w:rPr>
          <w:rStyle w:val="Heading1Char"/>
          <w:b/>
        </w:rPr>
        <w:t>essment</w:t>
      </w:r>
      <w:r w:rsidR="00282C4D" w:rsidRPr="00A34166">
        <w:rPr>
          <w:rStyle w:val="Heading1Char"/>
          <w:b/>
        </w:rPr>
        <w:t xml:space="preserve"> to the class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9"/>
        <w:gridCol w:w="5069"/>
      </w:tblGrid>
      <w:tr w:rsidR="00282C4D" w:rsidTr="007B5556">
        <w:tc>
          <w:tcPr>
            <w:tcW w:w="5069" w:type="dxa"/>
          </w:tcPr>
          <w:p w:rsidR="00282C4D" w:rsidRDefault="00A34166" w:rsidP="007B5556">
            <w:pPr>
              <w:rPr>
                <w:rFonts w:ascii="Arial" w:hAnsi="Arial" w:cs="Arial"/>
              </w:rPr>
            </w:pPr>
            <w:r>
              <w:rPr>
                <w:rFonts w:ascii="Arial" w:hAnsi="Arial" w:cs="Arial"/>
              </w:rPr>
              <w:t>Select:</w:t>
            </w:r>
          </w:p>
          <w:p w:rsidR="00282C4D" w:rsidRPr="00D13CE4" w:rsidRDefault="00282C4D" w:rsidP="007B5556">
            <w:pPr>
              <w:pStyle w:val="ListParagraph"/>
              <w:numPr>
                <w:ilvl w:val="0"/>
                <w:numId w:val="18"/>
              </w:numPr>
              <w:rPr>
                <w:rFonts w:ascii="Arial" w:hAnsi="Arial" w:cs="Arial"/>
              </w:rPr>
            </w:pPr>
            <w:r w:rsidRPr="00D13CE4">
              <w:rPr>
                <w:rFonts w:ascii="Arial" w:hAnsi="Arial" w:cs="Arial"/>
              </w:rPr>
              <w:t>Single file upload</w:t>
            </w:r>
          </w:p>
          <w:p w:rsidR="00282C4D" w:rsidRPr="00D13CE4" w:rsidRDefault="00282C4D" w:rsidP="007B5556">
            <w:pPr>
              <w:pStyle w:val="ListParagraph"/>
              <w:numPr>
                <w:ilvl w:val="0"/>
                <w:numId w:val="18"/>
              </w:numPr>
              <w:rPr>
                <w:rFonts w:ascii="Arial" w:hAnsi="Arial" w:cs="Arial"/>
              </w:rPr>
            </w:pPr>
            <w:r w:rsidRPr="00D13CE4">
              <w:rPr>
                <w:rFonts w:ascii="Arial" w:hAnsi="Arial" w:cs="Arial"/>
              </w:rPr>
              <w:t>Multiple file upload</w:t>
            </w:r>
          </w:p>
          <w:p w:rsidR="00282C4D" w:rsidRPr="00D13CE4" w:rsidRDefault="00282C4D" w:rsidP="007B5556">
            <w:pPr>
              <w:pStyle w:val="ListParagraph"/>
              <w:numPr>
                <w:ilvl w:val="0"/>
                <w:numId w:val="18"/>
              </w:numPr>
              <w:rPr>
                <w:rFonts w:ascii="Arial" w:hAnsi="Arial" w:cs="Arial"/>
              </w:rPr>
            </w:pPr>
            <w:r w:rsidRPr="00D13CE4">
              <w:rPr>
                <w:rFonts w:ascii="Arial" w:hAnsi="Arial" w:cs="Arial"/>
              </w:rPr>
              <w:t>Cut and paste upload</w:t>
            </w:r>
          </w:p>
          <w:p w:rsidR="00282C4D" w:rsidRPr="00D13CE4" w:rsidRDefault="00282C4D" w:rsidP="007B5556">
            <w:pPr>
              <w:pStyle w:val="ListParagraph"/>
              <w:numPr>
                <w:ilvl w:val="0"/>
                <w:numId w:val="18"/>
              </w:numPr>
              <w:rPr>
                <w:rFonts w:ascii="Arial" w:hAnsi="Arial" w:cs="Arial"/>
                <w:b/>
                <w:sz w:val="24"/>
              </w:rPr>
            </w:pPr>
            <w:r w:rsidRPr="00D13CE4">
              <w:rPr>
                <w:rFonts w:ascii="Arial" w:hAnsi="Arial" w:cs="Arial"/>
              </w:rPr>
              <w:t>Zip file upload</w:t>
            </w:r>
          </w:p>
        </w:tc>
        <w:tc>
          <w:tcPr>
            <w:tcW w:w="5069" w:type="dxa"/>
          </w:tcPr>
          <w:p w:rsidR="00282C4D" w:rsidRDefault="00282C4D" w:rsidP="007B5556">
            <w:pPr>
              <w:rPr>
                <w:rFonts w:ascii="Arial" w:hAnsi="Arial" w:cs="Arial"/>
                <w:b/>
                <w:sz w:val="24"/>
              </w:rPr>
            </w:pPr>
            <w:r w:rsidRPr="00AF4DAB">
              <w:rPr>
                <w:rFonts w:ascii="Arial" w:hAnsi="Arial" w:cs="Arial"/>
                <w:noProof/>
                <w:sz w:val="24"/>
              </w:rPr>
              <w:drawing>
                <wp:inline distT="0" distB="0" distL="0" distR="0" wp14:anchorId="653DC566" wp14:editId="0DCAC3B5">
                  <wp:extent cx="3009900" cy="1524000"/>
                  <wp:effectExtent l="19050" t="19050" r="19050" b="1905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29415" t="56091" r="31199" b="9915"/>
                          <a:stretch>
                            <a:fillRect/>
                          </a:stretch>
                        </pic:blipFill>
                        <pic:spPr bwMode="auto">
                          <a:xfrm>
                            <a:off x="0" y="0"/>
                            <a:ext cx="3009900" cy="1524000"/>
                          </a:xfrm>
                          <a:prstGeom prst="rect">
                            <a:avLst/>
                          </a:prstGeom>
                          <a:noFill/>
                          <a:ln w="19050">
                            <a:solidFill>
                              <a:srgbClr val="4F81BD">
                                <a:lumMod val="75000"/>
                              </a:srgbClr>
                            </a:solidFill>
                            <a:miter lim="800000"/>
                            <a:headEnd/>
                            <a:tailEnd/>
                          </a:ln>
                        </pic:spPr>
                      </pic:pic>
                    </a:graphicData>
                  </a:graphic>
                </wp:inline>
              </w:drawing>
            </w:r>
          </w:p>
        </w:tc>
      </w:tr>
    </w:tbl>
    <w:p w:rsidR="002D62CC" w:rsidRDefault="002D62CC" w:rsidP="002D62CC">
      <w:pPr>
        <w:pStyle w:val="Heading2"/>
        <w:spacing w:before="0"/>
        <w:rPr>
          <w:color w:val="365F91" w:themeColor="accent1" w:themeShade="BF"/>
          <w:sz w:val="24"/>
          <w:szCs w:val="24"/>
        </w:rPr>
      </w:pPr>
    </w:p>
    <w:p w:rsidR="00DE1049" w:rsidRPr="00DE1049" w:rsidRDefault="00DE1049" w:rsidP="00DE1049"/>
    <w:p w:rsidR="00757340" w:rsidRDefault="00757340" w:rsidP="002D62CC">
      <w:pPr>
        <w:pStyle w:val="Heading2"/>
        <w:spacing w:before="0"/>
        <w:rPr>
          <w:color w:val="365F91" w:themeColor="accent1" w:themeShade="BF"/>
          <w:sz w:val="36"/>
          <w:szCs w:val="36"/>
        </w:rPr>
      </w:pPr>
      <w:r>
        <w:rPr>
          <w:color w:val="365F91" w:themeColor="accent1" w:themeShade="BF"/>
          <w:sz w:val="36"/>
          <w:szCs w:val="36"/>
        </w:rPr>
        <w:t xml:space="preserve">Questions </w:t>
      </w:r>
    </w:p>
    <w:p w:rsidR="00BF2598" w:rsidRPr="00A34166" w:rsidRDefault="00A34166" w:rsidP="00795A5F">
      <w:pPr>
        <w:pStyle w:val="Heading2"/>
        <w:spacing w:before="480"/>
        <w:rPr>
          <w:color w:val="365F91" w:themeColor="accent1" w:themeShade="BF"/>
          <w:sz w:val="28"/>
          <w:szCs w:val="28"/>
        </w:rPr>
      </w:pPr>
      <w:r>
        <w:rPr>
          <w:color w:val="365F91" w:themeColor="accent1" w:themeShade="BF"/>
          <w:sz w:val="28"/>
          <w:szCs w:val="28"/>
        </w:rPr>
        <w:t>How c</w:t>
      </w:r>
      <w:r w:rsidR="00BF2598" w:rsidRPr="00A34166">
        <w:rPr>
          <w:color w:val="365F91" w:themeColor="accent1" w:themeShade="BF"/>
          <w:sz w:val="28"/>
          <w:szCs w:val="28"/>
        </w:rPr>
        <w:t>an I submit a document without creating a class (Quick Submit)?</w:t>
      </w:r>
    </w:p>
    <w:p w:rsidR="00BF2598" w:rsidRDefault="00BF2598" w:rsidP="000A2868">
      <w:pPr>
        <w:rPr>
          <w:rFonts w:ascii="Arial" w:hAnsi="Arial" w:cs="Arial"/>
        </w:rPr>
      </w:pPr>
      <w:r>
        <w:rPr>
          <w:rFonts w:ascii="Arial" w:hAnsi="Arial" w:cs="Arial"/>
        </w:rPr>
        <w:t>Quick submit is a way of submitting documents without creating a class.  To use Quick Submit for the first time, it is necessary to change the user info.</w:t>
      </w:r>
    </w:p>
    <w:tbl>
      <w:tblPr>
        <w:tblStyle w:val="TableGrid"/>
        <w:tblW w:w="9954"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7087"/>
      </w:tblGrid>
      <w:tr w:rsidR="00F9555A" w:rsidTr="004E1BD5">
        <w:tc>
          <w:tcPr>
            <w:tcW w:w="2867" w:type="dxa"/>
          </w:tcPr>
          <w:p w:rsidR="00DE60F9" w:rsidRDefault="000A2868" w:rsidP="00DE60F9">
            <w:pPr>
              <w:pStyle w:val="ListParagraph"/>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14:anchorId="2AD5C359" wp14:editId="65B4072B">
                      <wp:simplePos x="0" y="0"/>
                      <wp:positionH relativeFrom="column">
                        <wp:posOffset>4079240</wp:posOffset>
                      </wp:positionH>
                      <wp:positionV relativeFrom="paragraph">
                        <wp:posOffset>297180</wp:posOffset>
                      </wp:positionV>
                      <wp:extent cx="581025" cy="352425"/>
                      <wp:effectExtent l="0" t="0" r="28575" b="28575"/>
                      <wp:wrapNone/>
                      <wp:docPr id="4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352425"/>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6" style="position:absolute;margin-left:321.2pt;margin-top:23.4pt;width:45.7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" filled="f" strokecolor="red" strokeweight="1.5pt"/>
                  </w:pict>
                </mc:Fallback>
              </mc:AlternateContent>
            </w:r>
          </w:p>
          <w:p w:rsidR="00F9555A" w:rsidRPr="00E62CD3" w:rsidRDefault="000324E7" w:rsidP="00F9555A">
            <w:pPr>
              <w:pStyle w:val="ListParagraph"/>
              <w:numPr>
                <w:ilvl w:val="0"/>
                <w:numId w:val="11"/>
              </w:numPr>
              <w:rPr>
                <w:rFonts w:ascii="Arial" w:hAnsi="Arial" w:cs="Arial"/>
              </w:rPr>
            </w:pPr>
            <w:r>
              <w:rPr>
                <w:rFonts w:ascii="Arial" w:hAnsi="Arial" w:cs="Arial"/>
              </w:rPr>
              <w:t xml:space="preserve">From the home </w:t>
            </w:r>
            <w:r w:rsidR="00F9555A" w:rsidRPr="00E62CD3">
              <w:rPr>
                <w:rFonts w:ascii="Arial" w:hAnsi="Arial" w:cs="Arial"/>
              </w:rPr>
              <w:t xml:space="preserve">page, click on </w:t>
            </w:r>
            <w:r w:rsidR="00F9555A">
              <w:rPr>
                <w:rFonts w:ascii="Arial" w:hAnsi="Arial" w:cs="Arial"/>
              </w:rPr>
              <w:t>‘</w:t>
            </w:r>
            <w:r w:rsidR="00F9555A" w:rsidRPr="00E62CD3">
              <w:rPr>
                <w:rFonts w:ascii="Arial" w:hAnsi="Arial" w:cs="Arial"/>
              </w:rPr>
              <w:t>User Info</w:t>
            </w:r>
            <w:r>
              <w:rPr>
                <w:rFonts w:ascii="Arial" w:hAnsi="Arial" w:cs="Arial"/>
              </w:rPr>
              <w:t>’</w:t>
            </w:r>
          </w:p>
        </w:tc>
        <w:tc>
          <w:tcPr>
            <w:tcW w:w="7087" w:type="dxa"/>
          </w:tcPr>
          <w:p w:rsidR="00F9555A" w:rsidRDefault="00176CAB" w:rsidP="004E1BD5">
            <w:pPr>
              <w:ind w:right="-108"/>
              <w:jc w:val="right"/>
              <w:rPr>
                <w:rFonts w:ascii="Arial" w:hAnsi="Arial" w:cs="Arial"/>
              </w:rPr>
            </w:pPr>
            <w:r>
              <w:rPr>
                <w:rFonts w:ascii="Arial" w:hAnsi="Arial" w:cs="Arial"/>
                <w:noProof/>
              </w:rPr>
              <w:drawing>
                <wp:inline distT="0" distB="0" distL="0" distR="0" wp14:anchorId="4683F4A8" wp14:editId="4F4DAA6C">
                  <wp:extent cx="4371975" cy="631972"/>
                  <wp:effectExtent l="19050" t="19050" r="28575" b="15728"/>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l="2265" r="13754"/>
                          <a:stretch>
                            <a:fillRect/>
                          </a:stretch>
                        </pic:blipFill>
                        <pic:spPr bwMode="auto">
                          <a:xfrm>
                            <a:off x="0" y="0"/>
                            <a:ext cx="4371975" cy="631972"/>
                          </a:xfrm>
                          <a:prstGeom prst="rect">
                            <a:avLst/>
                          </a:prstGeom>
                          <a:noFill/>
                          <a:ln w="19050">
                            <a:solidFill>
                              <a:schemeClr val="accent1">
                                <a:lumMod val="75000"/>
                              </a:schemeClr>
                            </a:solidFill>
                            <a:miter lim="800000"/>
                            <a:headEnd/>
                            <a:tailEnd/>
                          </a:ln>
                        </pic:spPr>
                      </pic:pic>
                    </a:graphicData>
                  </a:graphic>
                </wp:inline>
              </w:drawing>
            </w:r>
          </w:p>
        </w:tc>
      </w:tr>
    </w:tbl>
    <w:p w:rsidR="00F9555A" w:rsidRDefault="00F9555A" w:rsidP="00BF2598">
      <w:pPr>
        <w:ind w:left="360"/>
        <w:rPr>
          <w:rFonts w:ascii="Arial" w:hAnsi="Arial" w:cs="Arial"/>
        </w:rPr>
      </w:pPr>
    </w:p>
    <w:tbl>
      <w:tblPr>
        <w:tblStyle w:val="TableGrid"/>
        <w:tblW w:w="10096"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5956"/>
      </w:tblGrid>
      <w:tr w:rsidR="00F9555A" w:rsidTr="00176CAB">
        <w:tc>
          <w:tcPr>
            <w:tcW w:w="4140" w:type="dxa"/>
          </w:tcPr>
          <w:p w:rsidR="00F9555A" w:rsidRPr="00F9555A" w:rsidRDefault="00F9555A" w:rsidP="00F9555A">
            <w:pPr>
              <w:pStyle w:val="ListParagraph"/>
              <w:numPr>
                <w:ilvl w:val="0"/>
                <w:numId w:val="11"/>
              </w:numPr>
              <w:rPr>
                <w:rFonts w:ascii="Arial" w:hAnsi="Arial" w:cs="Arial"/>
              </w:rPr>
            </w:pPr>
            <w:r w:rsidRPr="00F9555A">
              <w:rPr>
                <w:rFonts w:ascii="Arial" w:hAnsi="Arial" w:cs="Arial"/>
              </w:rPr>
              <w:t>Change ‘Activate Quick Submit’ to Yes</w:t>
            </w:r>
          </w:p>
          <w:p w:rsidR="00F9555A" w:rsidRDefault="00F9555A" w:rsidP="00BF2598">
            <w:pPr>
              <w:rPr>
                <w:rFonts w:ascii="Arial" w:hAnsi="Arial" w:cs="Arial"/>
              </w:rPr>
            </w:pPr>
          </w:p>
        </w:tc>
        <w:tc>
          <w:tcPr>
            <w:tcW w:w="5956" w:type="dxa"/>
          </w:tcPr>
          <w:p w:rsidR="00F9555A" w:rsidRDefault="000443B8" w:rsidP="00F9555A">
            <w:pPr>
              <w:jc w:val="right"/>
              <w:rPr>
                <w:rFonts w:ascii="Arial" w:hAnsi="Arial" w:cs="Arial"/>
              </w:rPr>
            </w:pPr>
            <w:r>
              <w:rPr>
                <w:rFonts w:ascii="Arial" w:hAnsi="Arial" w:cs="Arial"/>
                <w:noProof/>
              </w:rPr>
              <mc:AlternateContent>
                <mc:Choice Requires="wps">
                  <w:drawing>
                    <wp:anchor distT="0" distB="0" distL="114300" distR="114300" simplePos="0" relativeHeight="251677696" behindDoc="0" locked="0" layoutInCell="1" allowOverlap="1" wp14:anchorId="718FBF75" wp14:editId="32B0DD9F">
                      <wp:simplePos x="0" y="0"/>
                      <wp:positionH relativeFrom="column">
                        <wp:posOffset>1578610</wp:posOffset>
                      </wp:positionH>
                      <wp:positionV relativeFrom="paragraph">
                        <wp:posOffset>1813560</wp:posOffset>
                      </wp:positionV>
                      <wp:extent cx="719455" cy="190500"/>
                      <wp:effectExtent l="13970" t="21590" r="19050" b="6985"/>
                      <wp:wrapNone/>
                      <wp:docPr id="4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190500"/>
                              </a:xfrm>
                              <a:prstGeom prst="rightArrow">
                                <a:avLst>
                                  <a:gd name="adj1" fmla="val 50000"/>
                                  <a:gd name="adj2" fmla="val 94417"/>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 o:spid="_x0000_s1026" type="#_x0000_t13" style="position:absolute;margin-left:124.3pt;margin-top:142.8pt;width:56.65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" fillcolor="red" strokecolor="red"/>
                  </w:pict>
                </mc:Fallback>
              </mc:AlternateContent>
            </w:r>
            <w:r w:rsidR="00DE60F9">
              <w:rPr>
                <w:rFonts w:ascii="Arial" w:hAnsi="Arial" w:cs="Arial"/>
                <w:noProof/>
              </w:rPr>
              <w:drawing>
                <wp:inline distT="0" distB="0" distL="0" distR="0" wp14:anchorId="4632E8D0" wp14:editId="2A1A5B6A">
                  <wp:extent cx="3450234" cy="2085116"/>
                  <wp:effectExtent l="19050" t="19050" r="16866" b="10384"/>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3450234" cy="2085116"/>
                          </a:xfrm>
                          <a:prstGeom prst="rect">
                            <a:avLst/>
                          </a:prstGeom>
                          <a:noFill/>
                          <a:ln w="19050">
                            <a:solidFill>
                              <a:schemeClr val="accent1">
                                <a:lumMod val="75000"/>
                              </a:schemeClr>
                            </a:solidFill>
                            <a:miter lim="800000"/>
                            <a:headEnd/>
                            <a:tailEnd/>
                          </a:ln>
                        </pic:spPr>
                      </pic:pic>
                    </a:graphicData>
                  </a:graphic>
                </wp:inline>
              </w:drawing>
            </w:r>
          </w:p>
        </w:tc>
      </w:tr>
    </w:tbl>
    <w:p w:rsidR="00F9555A" w:rsidRDefault="00F9555A" w:rsidP="00BF2598">
      <w:pPr>
        <w:ind w:left="360"/>
        <w:rPr>
          <w:rFonts w:ascii="Arial" w:hAnsi="Arial" w:cs="Arial"/>
        </w:rPr>
      </w:pPr>
    </w:p>
    <w:tbl>
      <w:tblPr>
        <w:tblStyle w:val="TableGrid"/>
        <w:tblW w:w="9954"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43"/>
        <w:gridCol w:w="275"/>
        <w:gridCol w:w="5536"/>
      </w:tblGrid>
      <w:tr w:rsidR="00F9555A" w:rsidTr="00DE60F9">
        <w:tc>
          <w:tcPr>
            <w:tcW w:w="4143" w:type="dxa"/>
          </w:tcPr>
          <w:p w:rsidR="00F9555A" w:rsidRPr="00F9555A" w:rsidRDefault="00F9555A" w:rsidP="006C1EA4">
            <w:pPr>
              <w:pStyle w:val="ListParagraph"/>
              <w:numPr>
                <w:ilvl w:val="0"/>
                <w:numId w:val="11"/>
              </w:numPr>
              <w:rPr>
                <w:rFonts w:ascii="Arial" w:hAnsi="Arial" w:cs="Arial"/>
              </w:rPr>
            </w:pPr>
            <w:r w:rsidRPr="00F9555A">
              <w:rPr>
                <w:rFonts w:ascii="Arial" w:hAnsi="Arial" w:cs="Arial"/>
              </w:rPr>
              <w:t xml:space="preserve">Click on </w:t>
            </w:r>
            <w:r w:rsidR="006C1EA4">
              <w:rPr>
                <w:rFonts w:ascii="Arial" w:hAnsi="Arial" w:cs="Arial"/>
              </w:rPr>
              <w:t xml:space="preserve">the </w:t>
            </w:r>
            <w:r w:rsidRPr="00F9555A">
              <w:rPr>
                <w:rFonts w:ascii="Arial" w:hAnsi="Arial" w:cs="Arial"/>
              </w:rPr>
              <w:t>‘</w:t>
            </w:r>
            <w:r w:rsidR="006C1EA4">
              <w:rPr>
                <w:rFonts w:ascii="Arial" w:hAnsi="Arial" w:cs="Arial"/>
              </w:rPr>
              <w:t>Submit’</w:t>
            </w:r>
            <w:r w:rsidRPr="00F9555A">
              <w:rPr>
                <w:rFonts w:ascii="Arial" w:hAnsi="Arial" w:cs="Arial"/>
              </w:rPr>
              <w:t xml:space="preserve"> tab</w:t>
            </w:r>
            <w:r>
              <w:rPr>
                <w:rFonts w:ascii="Arial" w:hAnsi="Arial" w:cs="Arial"/>
              </w:rPr>
              <w:t xml:space="preserve"> </w:t>
            </w:r>
            <w:r w:rsidR="00CB6695">
              <w:rPr>
                <w:rFonts w:ascii="Arial" w:hAnsi="Arial" w:cs="Arial"/>
              </w:rPr>
              <w:t xml:space="preserve">at the bottom of the screen </w:t>
            </w:r>
            <w:r>
              <w:rPr>
                <w:rFonts w:ascii="Arial" w:hAnsi="Arial" w:cs="Arial"/>
              </w:rPr>
              <w:t>to take you back to the home page</w:t>
            </w:r>
          </w:p>
        </w:tc>
        <w:tc>
          <w:tcPr>
            <w:tcW w:w="5811" w:type="dxa"/>
            <w:gridSpan w:val="2"/>
          </w:tcPr>
          <w:p w:rsidR="00F9555A" w:rsidRDefault="000A2868" w:rsidP="006C1EA4">
            <w:pPr>
              <w:jc w:val="right"/>
              <w:rPr>
                <w:rFonts w:ascii="Arial" w:hAnsi="Arial" w:cs="Arial"/>
                <w:noProof/>
              </w:rPr>
            </w:pPr>
            <w:r>
              <w:rPr>
                <w:rFonts w:ascii="Arial" w:hAnsi="Arial" w:cs="Arial"/>
                <w:noProof/>
              </w:rPr>
              <w:drawing>
                <wp:inline distT="0" distB="0" distL="0" distR="0" wp14:anchorId="5031C1E8" wp14:editId="1FE8B74D">
                  <wp:extent cx="743585" cy="2133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3585" cy="213360"/>
                          </a:xfrm>
                          <a:prstGeom prst="rect">
                            <a:avLst/>
                          </a:prstGeom>
                          <a:noFill/>
                        </pic:spPr>
                      </pic:pic>
                    </a:graphicData>
                  </a:graphic>
                </wp:inline>
              </w:drawing>
            </w:r>
            <w:r w:rsidR="006C1EA4">
              <w:rPr>
                <w:rFonts w:ascii="Arial" w:hAnsi="Arial" w:cs="Arial"/>
                <w:noProof/>
              </w:rPr>
              <w:drawing>
                <wp:inline distT="0" distB="0" distL="0" distR="0" wp14:anchorId="3DCCCC88" wp14:editId="74CF42C9">
                  <wp:extent cx="1390694" cy="457200"/>
                  <wp:effectExtent l="19050" t="19050" r="19006" b="1905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9683" t="81304" r="62678" b="9422"/>
                          <a:stretch>
                            <a:fillRect/>
                          </a:stretch>
                        </pic:blipFill>
                        <pic:spPr bwMode="auto">
                          <a:xfrm>
                            <a:off x="0" y="0"/>
                            <a:ext cx="1390694" cy="457200"/>
                          </a:xfrm>
                          <a:prstGeom prst="rect">
                            <a:avLst/>
                          </a:prstGeom>
                          <a:noFill/>
                          <a:ln w="19050">
                            <a:solidFill>
                              <a:schemeClr val="accent1">
                                <a:lumMod val="75000"/>
                              </a:schemeClr>
                            </a:solidFill>
                            <a:miter lim="800000"/>
                            <a:headEnd/>
                            <a:tailEnd/>
                          </a:ln>
                        </pic:spPr>
                      </pic:pic>
                    </a:graphicData>
                  </a:graphic>
                </wp:inline>
              </w:drawing>
            </w:r>
          </w:p>
        </w:tc>
      </w:tr>
      <w:tr w:rsidR="004A1EC2" w:rsidTr="00DE60F9">
        <w:tc>
          <w:tcPr>
            <w:tcW w:w="4143" w:type="dxa"/>
          </w:tcPr>
          <w:p w:rsidR="004A1EC2" w:rsidRPr="00F9555A" w:rsidRDefault="004A1EC2" w:rsidP="004A1EC2">
            <w:pPr>
              <w:pStyle w:val="ListParagraph"/>
              <w:rPr>
                <w:rFonts w:ascii="Arial" w:hAnsi="Arial" w:cs="Arial"/>
              </w:rPr>
            </w:pPr>
          </w:p>
        </w:tc>
        <w:tc>
          <w:tcPr>
            <w:tcW w:w="5811" w:type="dxa"/>
            <w:gridSpan w:val="2"/>
          </w:tcPr>
          <w:p w:rsidR="004A1EC2" w:rsidRDefault="004A1EC2" w:rsidP="006C1EA4">
            <w:pPr>
              <w:jc w:val="right"/>
              <w:rPr>
                <w:rFonts w:ascii="Arial" w:hAnsi="Arial" w:cs="Arial"/>
                <w:noProof/>
              </w:rPr>
            </w:pPr>
          </w:p>
        </w:tc>
      </w:tr>
      <w:tr w:rsidR="00F9555A" w:rsidTr="00DE60F9">
        <w:tc>
          <w:tcPr>
            <w:tcW w:w="4418" w:type="dxa"/>
            <w:gridSpan w:val="2"/>
          </w:tcPr>
          <w:p w:rsidR="00F9555A" w:rsidRPr="00F9555A" w:rsidRDefault="00CB6695" w:rsidP="00F9555A">
            <w:pPr>
              <w:pStyle w:val="ListParagraph"/>
              <w:numPr>
                <w:ilvl w:val="0"/>
                <w:numId w:val="11"/>
              </w:numPr>
              <w:rPr>
                <w:rFonts w:ascii="Arial" w:hAnsi="Arial" w:cs="Arial"/>
              </w:rPr>
            </w:pPr>
            <w:r>
              <w:rPr>
                <w:rFonts w:ascii="Arial" w:hAnsi="Arial" w:cs="Arial"/>
              </w:rPr>
              <w:t>‘</w:t>
            </w:r>
            <w:r w:rsidR="00F9555A" w:rsidRPr="00F9555A">
              <w:rPr>
                <w:rFonts w:ascii="Arial" w:hAnsi="Arial" w:cs="Arial"/>
              </w:rPr>
              <w:t>Quick submit</w:t>
            </w:r>
            <w:r>
              <w:rPr>
                <w:rFonts w:ascii="Arial" w:hAnsi="Arial" w:cs="Arial"/>
              </w:rPr>
              <w:t>’</w:t>
            </w:r>
            <w:r w:rsidR="00F9555A" w:rsidRPr="00F9555A">
              <w:rPr>
                <w:rFonts w:ascii="Arial" w:hAnsi="Arial" w:cs="Arial"/>
              </w:rPr>
              <w:t xml:space="preserve"> should now be showing on the left hand side of the screen.  Click on ‘Quick Submit</w:t>
            </w:r>
            <w:r w:rsidR="00DE60F9">
              <w:rPr>
                <w:rFonts w:ascii="Arial" w:hAnsi="Arial" w:cs="Arial"/>
              </w:rPr>
              <w:t>’.</w:t>
            </w:r>
          </w:p>
        </w:tc>
        <w:tc>
          <w:tcPr>
            <w:tcW w:w="5536" w:type="dxa"/>
          </w:tcPr>
          <w:p w:rsidR="00F9555A" w:rsidRDefault="000443B8" w:rsidP="00F9555A">
            <w:pPr>
              <w:jc w:val="right"/>
              <w:rPr>
                <w:rFonts w:ascii="Arial" w:hAnsi="Arial" w:cs="Arial"/>
                <w:noProof/>
              </w:rPr>
            </w:pPr>
            <w:r>
              <w:rPr>
                <w:rFonts w:ascii="Arial" w:hAnsi="Arial" w:cs="Arial"/>
                <w:noProof/>
              </w:rPr>
              <mc:AlternateContent>
                <mc:Choice Requires="wps">
                  <w:drawing>
                    <wp:anchor distT="0" distB="0" distL="114300" distR="114300" simplePos="0" relativeHeight="251679744" behindDoc="0" locked="0" layoutInCell="1" allowOverlap="1" wp14:anchorId="4E4220DD" wp14:editId="59F3A443">
                      <wp:simplePos x="0" y="0"/>
                      <wp:positionH relativeFrom="column">
                        <wp:posOffset>1773555</wp:posOffset>
                      </wp:positionH>
                      <wp:positionV relativeFrom="paragraph">
                        <wp:posOffset>580390</wp:posOffset>
                      </wp:positionV>
                      <wp:extent cx="719455" cy="190500"/>
                      <wp:effectExtent l="13970" t="12700" r="19050" b="15875"/>
                      <wp:wrapNone/>
                      <wp:docPr id="38"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190500"/>
                              </a:xfrm>
                              <a:prstGeom prst="rightArrow">
                                <a:avLst>
                                  <a:gd name="adj1" fmla="val 50000"/>
                                  <a:gd name="adj2" fmla="val 94417"/>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 o:spid="_x0000_s1026" type="#_x0000_t13" style="position:absolute;margin-left:139.65pt;margin-top:45.7pt;width:56.6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" fillcolor="red" strokecolor="red"/>
                  </w:pict>
                </mc:Fallback>
              </mc:AlternateContent>
            </w:r>
            <w:r w:rsidR="006C1EA4">
              <w:rPr>
                <w:rFonts w:ascii="Arial" w:hAnsi="Arial" w:cs="Arial"/>
                <w:noProof/>
              </w:rPr>
              <w:drawing>
                <wp:inline distT="0" distB="0" distL="0" distR="0" wp14:anchorId="72F18058" wp14:editId="35D5A04A">
                  <wp:extent cx="2803107" cy="1009650"/>
                  <wp:effectExtent l="19050" t="19050" r="16510" b="1905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l="1059" t="21550" r="64259" b="58537"/>
                          <a:stretch>
                            <a:fillRect/>
                          </a:stretch>
                        </pic:blipFill>
                        <pic:spPr bwMode="auto">
                          <a:xfrm>
                            <a:off x="0" y="0"/>
                            <a:ext cx="2805867" cy="1010644"/>
                          </a:xfrm>
                          <a:prstGeom prst="rect">
                            <a:avLst/>
                          </a:prstGeom>
                          <a:noFill/>
                          <a:ln w="19050">
                            <a:solidFill>
                              <a:schemeClr val="accent1">
                                <a:lumMod val="75000"/>
                              </a:schemeClr>
                            </a:solidFill>
                            <a:miter lim="800000"/>
                            <a:headEnd/>
                            <a:tailEnd/>
                          </a:ln>
                        </pic:spPr>
                      </pic:pic>
                    </a:graphicData>
                  </a:graphic>
                </wp:inline>
              </w:drawing>
            </w:r>
          </w:p>
        </w:tc>
      </w:tr>
    </w:tbl>
    <w:p w:rsidR="00F9555A" w:rsidRDefault="00F9555A" w:rsidP="00F9555A">
      <w:pPr>
        <w:rPr>
          <w:rFonts w:ascii="Arial" w:hAnsi="Arial" w:cs="Arial"/>
        </w:rPr>
      </w:pPr>
    </w:p>
    <w:tbl>
      <w:tblPr>
        <w:tblStyle w:val="TableGrid"/>
        <w:tblW w:w="9954"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1"/>
        <w:gridCol w:w="5953"/>
      </w:tblGrid>
      <w:tr w:rsidR="001951FC" w:rsidTr="00DE60F9">
        <w:tc>
          <w:tcPr>
            <w:tcW w:w="4001" w:type="dxa"/>
          </w:tcPr>
          <w:p w:rsidR="001951FC" w:rsidRPr="00F9555A" w:rsidRDefault="001951FC" w:rsidP="00DE60F9">
            <w:pPr>
              <w:pStyle w:val="ListParagraph"/>
              <w:numPr>
                <w:ilvl w:val="0"/>
                <w:numId w:val="11"/>
              </w:numPr>
              <w:rPr>
                <w:rFonts w:ascii="Arial" w:hAnsi="Arial" w:cs="Arial"/>
              </w:rPr>
            </w:pPr>
            <w:r w:rsidRPr="00F9555A">
              <w:rPr>
                <w:rFonts w:ascii="Arial" w:hAnsi="Arial" w:cs="Arial"/>
              </w:rPr>
              <w:lastRenderedPageBreak/>
              <w:t xml:space="preserve">Click on </w:t>
            </w:r>
            <w:r w:rsidR="00DE60F9">
              <w:rPr>
                <w:rFonts w:ascii="Arial" w:hAnsi="Arial" w:cs="Arial"/>
              </w:rPr>
              <w:t>‘S</w:t>
            </w:r>
            <w:r w:rsidRPr="00F9555A">
              <w:rPr>
                <w:rFonts w:ascii="Arial" w:hAnsi="Arial" w:cs="Arial"/>
              </w:rPr>
              <w:t>ubmit paper</w:t>
            </w:r>
            <w:r w:rsidR="00DE60F9">
              <w:rPr>
                <w:rFonts w:ascii="Arial" w:hAnsi="Arial" w:cs="Arial"/>
              </w:rPr>
              <w:t>’.</w:t>
            </w:r>
          </w:p>
        </w:tc>
        <w:tc>
          <w:tcPr>
            <w:tcW w:w="5953" w:type="dxa"/>
          </w:tcPr>
          <w:p w:rsidR="001951FC" w:rsidRDefault="000443B8" w:rsidP="00F9555A">
            <w:pPr>
              <w:jc w:val="right"/>
              <w:rPr>
                <w:rFonts w:ascii="Arial" w:hAnsi="Arial" w:cs="Arial"/>
                <w:noProof/>
              </w:rPr>
            </w:pPr>
            <w:r>
              <w:rPr>
                <w:rFonts w:ascii="Arial" w:hAnsi="Arial" w:cs="Arial"/>
                <w:noProof/>
              </w:rPr>
              <mc:AlternateContent>
                <mc:Choice Requires="wps">
                  <w:drawing>
                    <wp:anchor distT="0" distB="0" distL="114300" distR="114300" simplePos="0" relativeHeight="251678720" behindDoc="0" locked="0" layoutInCell="1" allowOverlap="1" wp14:anchorId="5F72F526" wp14:editId="58338A78">
                      <wp:simplePos x="0" y="0"/>
                      <wp:positionH relativeFrom="column">
                        <wp:posOffset>828675</wp:posOffset>
                      </wp:positionH>
                      <wp:positionV relativeFrom="paragraph">
                        <wp:posOffset>1383665</wp:posOffset>
                      </wp:positionV>
                      <wp:extent cx="719455" cy="190500"/>
                      <wp:effectExtent l="0" t="19050" r="42545" b="38100"/>
                      <wp:wrapNone/>
                      <wp:docPr id="2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190500"/>
                              </a:xfrm>
                              <a:prstGeom prst="rightArrow">
                                <a:avLst>
                                  <a:gd name="adj1" fmla="val 50000"/>
                                  <a:gd name="adj2" fmla="val 94417"/>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 o:spid="_x0000_s1026" type="#_x0000_t13" style="position:absolute;margin-left:65.25pt;margin-top:108.95pt;width:56.6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" fillcolor="red" strokecolor="red"/>
                  </w:pict>
                </mc:Fallback>
              </mc:AlternateContent>
            </w:r>
            <w:r w:rsidR="0065380A">
              <w:rPr>
                <w:rFonts w:ascii="Arial" w:hAnsi="Arial" w:cs="Arial"/>
                <w:noProof/>
              </w:rPr>
              <w:drawing>
                <wp:inline distT="0" distB="0" distL="0" distR="0" wp14:anchorId="4C540B5D" wp14:editId="4F44CC98">
                  <wp:extent cx="2155403" cy="1558710"/>
                  <wp:effectExtent l="19050" t="19050" r="16510" b="2286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t="21792" r="64811" b="37530"/>
                          <a:stretch>
                            <a:fillRect/>
                          </a:stretch>
                        </pic:blipFill>
                        <pic:spPr bwMode="auto">
                          <a:xfrm>
                            <a:off x="0" y="0"/>
                            <a:ext cx="2160630" cy="1562490"/>
                          </a:xfrm>
                          <a:prstGeom prst="rect">
                            <a:avLst/>
                          </a:prstGeom>
                          <a:noFill/>
                          <a:ln w="19050">
                            <a:solidFill>
                              <a:schemeClr val="accent1">
                                <a:lumMod val="75000"/>
                              </a:schemeClr>
                            </a:solidFill>
                            <a:miter lim="800000"/>
                            <a:headEnd/>
                            <a:tailEnd/>
                          </a:ln>
                        </pic:spPr>
                      </pic:pic>
                    </a:graphicData>
                  </a:graphic>
                </wp:inline>
              </w:drawing>
            </w:r>
          </w:p>
        </w:tc>
      </w:tr>
      <w:tr w:rsidR="00D13CE4" w:rsidTr="00DE60F9">
        <w:tc>
          <w:tcPr>
            <w:tcW w:w="4001" w:type="dxa"/>
          </w:tcPr>
          <w:p w:rsidR="00D13CE4" w:rsidRPr="00F9555A" w:rsidRDefault="00D13CE4" w:rsidP="00D13CE4">
            <w:pPr>
              <w:pStyle w:val="ListParagraph"/>
              <w:rPr>
                <w:rFonts w:ascii="Arial" w:hAnsi="Arial" w:cs="Arial"/>
              </w:rPr>
            </w:pPr>
          </w:p>
        </w:tc>
        <w:tc>
          <w:tcPr>
            <w:tcW w:w="5103" w:type="dxa"/>
          </w:tcPr>
          <w:p w:rsidR="00D13CE4" w:rsidRDefault="00D13CE4" w:rsidP="00F9555A">
            <w:pPr>
              <w:jc w:val="right"/>
              <w:rPr>
                <w:rFonts w:ascii="Arial" w:hAnsi="Arial" w:cs="Arial"/>
                <w:noProof/>
              </w:rPr>
            </w:pPr>
          </w:p>
          <w:p w:rsidR="000A2868" w:rsidRDefault="000A2868" w:rsidP="00F9555A">
            <w:pPr>
              <w:jc w:val="right"/>
              <w:rPr>
                <w:rFonts w:ascii="Arial" w:hAnsi="Arial" w:cs="Arial"/>
                <w:noProof/>
              </w:rPr>
            </w:pPr>
          </w:p>
        </w:tc>
      </w:tr>
      <w:tr w:rsidR="0065380A" w:rsidTr="00DE60F9">
        <w:tc>
          <w:tcPr>
            <w:tcW w:w="4001" w:type="dxa"/>
          </w:tcPr>
          <w:p w:rsidR="0065380A" w:rsidRDefault="0065380A" w:rsidP="0065380A">
            <w:pPr>
              <w:ind w:left="360"/>
              <w:rPr>
                <w:rFonts w:ascii="Arial" w:hAnsi="Arial" w:cs="Arial"/>
              </w:rPr>
            </w:pPr>
          </w:p>
          <w:p w:rsidR="0065380A" w:rsidRDefault="0065380A" w:rsidP="0065380A">
            <w:pPr>
              <w:pStyle w:val="ListParagraph"/>
              <w:numPr>
                <w:ilvl w:val="0"/>
                <w:numId w:val="8"/>
              </w:numPr>
              <w:rPr>
                <w:rFonts w:ascii="Arial" w:hAnsi="Arial" w:cs="Arial"/>
              </w:rPr>
            </w:pPr>
            <w:r>
              <w:rPr>
                <w:rFonts w:ascii="Arial" w:hAnsi="Arial" w:cs="Arial"/>
              </w:rPr>
              <w:t>Select relevant search options, student papers, current and archived internet sources, books, journals and periodicals</w:t>
            </w:r>
          </w:p>
          <w:p w:rsidR="0065380A" w:rsidRPr="00F9555A" w:rsidRDefault="000A2868" w:rsidP="0065380A">
            <w:pPr>
              <w:pStyle w:val="ListParagraph"/>
              <w:rPr>
                <w:rFonts w:ascii="Arial" w:hAnsi="Arial" w:cs="Arial"/>
              </w:rPr>
            </w:pPr>
            <w:r>
              <w:rPr>
                <w:rFonts w:ascii="Arial" w:hAnsi="Arial" w:cs="Arial"/>
                <w:noProof/>
              </w:rPr>
              <mc:AlternateContent>
                <mc:Choice Requires="wps">
                  <w:drawing>
                    <wp:anchor distT="0" distB="0" distL="114300" distR="114300" simplePos="0" relativeHeight="251683840" behindDoc="0" locked="0" layoutInCell="1" allowOverlap="1" wp14:anchorId="1D69CCF2" wp14:editId="7EE81EB3">
                      <wp:simplePos x="0" y="0"/>
                      <wp:positionH relativeFrom="column">
                        <wp:posOffset>2378710</wp:posOffset>
                      </wp:positionH>
                      <wp:positionV relativeFrom="paragraph">
                        <wp:posOffset>30480</wp:posOffset>
                      </wp:positionV>
                      <wp:extent cx="719455" cy="190500"/>
                      <wp:effectExtent l="0" t="19050" r="42545" b="38100"/>
                      <wp:wrapNone/>
                      <wp:docPr id="48"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190500"/>
                              </a:xfrm>
                              <a:prstGeom prst="rightArrow">
                                <a:avLst>
                                  <a:gd name="adj1" fmla="val 50000"/>
                                  <a:gd name="adj2" fmla="val 94417"/>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 o:spid="_x0000_s1026" type="#_x0000_t13" style="position:absolute;margin-left:187.3pt;margin-top:2.4pt;width:56.65pt;height: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" fillcolor="red" strokecolor="red"/>
                  </w:pict>
                </mc:Fallback>
              </mc:AlternateContent>
            </w:r>
          </w:p>
        </w:tc>
        <w:tc>
          <w:tcPr>
            <w:tcW w:w="5103" w:type="dxa"/>
          </w:tcPr>
          <w:p w:rsidR="0065380A" w:rsidRDefault="004A1EC2" w:rsidP="00F9555A">
            <w:pPr>
              <w:jc w:val="right"/>
              <w:rPr>
                <w:rFonts w:ascii="Arial" w:hAnsi="Arial" w:cs="Arial"/>
                <w:noProof/>
              </w:rPr>
            </w:pPr>
            <w:r>
              <w:rPr>
                <w:rFonts w:ascii="Arial" w:hAnsi="Arial" w:cs="Arial"/>
                <w:noProof/>
              </w:rPr>
              <w:drawing>
                <wp:inline distT="0" distB="0" distL="0" distR="0" wp14:anchorId="29EEC179" wp14:editId="47810FF4">
                  <wp:extent cx="2952750" cy="2517550"/>
                  <wp:effectExtent l="19050" t="19050" r="19050" b="1651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2952750" cy="2517550"/>
                          </a:xfrm>
                          <a:prstGeom prst="rect">
                            <a:avLst/>
                          </a:prstGeom>
                          <a:noFill/>
                          <a:ln w="19050">
                            <a:solidFill>
                              <a:schemeClr val="accent1">
                                <a:lumMod val="75000"/>
                              </a:schemeClr>
                            </a:solidFill>
                            <a:miter lim="800000"/>
                            <a:headEnd/>
                            <a:tailEnd/>
                          </a:ln>
                        </pic:spPr>
                      </pic:pic>
                    </a:graphicData>
                  </a:graphic>
                </wp:inline>
              </w:drawing>
            </w:r>
          </w:p>
        </w:tc>
      </w:tr>
      <w:tr w:rsidR="0065380A" w:rsidTr="00DE60F9">
        <w:tc>
          <w:tcPr>
            <w:tcW w:w="4001" w:type="dxa"/>
          </w:tcPr>
          <w:p w:rsidR="0065380A" w:rsidRPr="00F9555A" w:rsidRDefault="0065380A" w:rsidP="0065380A">
            <w:pPr>
              <w:pStyle w:val="ListParagraph"/>
              <w:rPr>
                <w:rFonts w:ascii="Arial" w:hAnsi="Arial" w:cs="Arial"/>
              </w:rPr>
            </w:pPr>
          </w:p>
        </w:tc>
        <w:tc>
          <w:tcPr>
            <w:tcW w:w="5103" w:type="dxa"/>
          </w:tcPr>
          <w:p w:rsidR="0065380A" w:rsidRDefault="0065380A" w:rsidP="00F9555A">
            <w:pPr>
              <w:jc w:val="right"/>
              <w:rPr>
                <w:rFonts w:ascii="Arial" w:hAnsi="Arial" w:cs="Arial"/>
                <w:noProof/>
              </w:rPr>
            </w:pPr>
          </w:p>
        </w:tc>
      </w:tr>
    </w:tbl>
    <w:p w:rsidR="00FC744E" w:rsidRPr="00A34166" w:rsidRDefault="00AE71BC" w:rsidP="00282C4D">
      <w:pPr>
        <w:spacing w:after="0" w:line="240" w:lineRule="auto"/>
        <w:contextualSpacing/>
        <w:rPr>
          <w:b/>
          <w:color w:val="365F91" w:themeColor="accent1" w:themeShade="BF"/>
          <w:sz w:val="28"/>
          <w:szCs w:val="28"/>
        </w:rPr>
      </w:pPr>
      <w:bookmarkStart w:id="9" w:name="_How_do_I_2"/>
      <w:bookmarkStart w:id="10" w:name="_What_do_lecturers"/>
      <w:bookmarkEnd w:id="9"/>
      <w:bookmarkEnd w:id="10"/>
      <w:r w:rsidRPr="00A34166">
        <w:rPr>
          <w:rStyle w:val="Heading1Char"/>
        </w:rPr>
        <w:t>What is an Originality Report</w:t>
      </w:r>
      <w:r w:rsidR="00B46717" w:rsidRPr="00A34166">
        <w:rPr>
          <w:rStyle w:val="Heading1Char"/>
        </w:rPr>
        <w:t>?</w:t>
      </w:r>
    </w:p>
    <w:p w:rsidR="00FC744E" w:rsidRPr="00EC7E67" w:rsidRDefault="00FC744E" w:rsidP="00282C4D">
      <w:pPr>
        <w:spacing w:after="0" w:line="240" w:lineRule="auto"/>
        <w:contextualSpacing/>
        <w:rPr>
          <w:rFonts w:ascii="Arial" w:hAnsi="Arial" w:cs="Arial"/>
        </w:rPr>
      </w:pPr>
      <w:r w:rsidRPr="00EC7E67">
        <w:rPr>
          <w:rFonts w:ascii="Arial" w:hAnsi="Arial" w:cs="Arial"/>
        </w:rPr>
        <w:t xml:space="preserve">An originality report is a copy of </w:t>
      </w:r>
      <w:r w:rsidR="00D13CE4">
        <w:rPr>
          <w:rFonts w:ascii="Arial" w:hAnsi="Arial" w:cs="Arial"/>
        </w:rPr>
        <w:t>the</w:t>
      </w:r>
      <w:r w:rsidRPr="00EC7E67">
        <w:rPr>
          <w:rFonts w:ascii="Arial" w:hAnsi="Arial" w:cs="Arial"/>
        </w:rPr>
        <w:t xml:space="preserve"> assignment with any matching text highlighted within the paper. The report is </w:t>
      </w:r>
      <w:r w:rsidRPr="00EC7E67">
        <w:rPr>
          <w:rFonts w:ascii="Arial" w:hAnsi="Arial" w:cs="Arial"/>
          <w:b/>
        </w:rPr>
        <w:t>not used to detect plagiarism</w:t>
      </w:r>
      <w:r w:rsidRPr="00EC7E67">
        <w:rPr>
          <w:rFonts w:ascii="Arial" w:hAnsi="Arial" w:cs="Arial"/>
        </w:rPr>
        <w:t>. It is simpl</w:t>
      </w:r>
      <w:r>
        <w:rPr>
          <w:rFonts w:ascii="Arial" w:hAnsi="Arial" w:cs="Arial"/>
        </w:rPr>
        <w:t xml:space="preserve">y a tool for you </w:t>
      </w:r>
      <w:r w:rsidRPr="00EC7E67">
        <w:rPr>
          <w:rFonts w:ascii="Arial" w:hAnsi="Arial" w:cs="Arial"/>
        </w:rPr>
        <w:t>to check for any matching text. Tutors can then use the report as a guide to help them decide if a paper has been plagiarised.</w:t>
      </w:r>
    </w:p>
    <w:p w:rsidR="000F4025" w:rsidRDefault="00FC744E" w:rsidP="000F4025">
      <w:pPr>
        <w:spacing w:after="0" w:line="240" w:lineRule="auto"/>
        <w:contextualSpacing/>
        <w:rPr>
          <w:rStyle w:val="Heading2Char"/>
          <w:color w:val="365F91" w:themeColor="accent1" w:themeShade="BF"/>
          <w:sz w:val="28"/>
          <w:szCs w:val="28"/>
        </w:rPr>
      </w:pPr>
      <w:r>
        <w:rPr>
          <w:rFonts w:ascii="Arial" w:hAnsi="Arial" w:cs="Arial"/>
        </w:rPr>
        <w:t xml:space="preserve">See below for an example </w:t>
      </w:r>
      <w:r w:rsidRPr="00EC7E67">
        <w:rPr>
          <w:rFonts w:ascii="Arial" w:hAnsi="Arial" w:cs="Arial"/>
        </w:rPr>
        <w:t xml:space="preserve">of </w:t>
      </w:r>
      <w:r>
        <w:rPr>
          <w:rFonts w:ascii="Arial" w:hAnsi="Arial" w:cs="Arial"/>
        </w:rPr>
        <w:t xml:space="preserve">an </w:t>
      </w:r>
      <w:r w:rsidRPr="00EC7E67">
        <w:rPr>
          <w:rFonts w:ascii="Arial" w:hAnsi="Arial" w:cs="Arial"/>
        </w:rPr>
        <w:t>originality report:</w:t>
      </w:r>
      <w:r w:rsidR="000F4025" w:rsidRPr="000F4025">
        <w:rPr>
          <w:rStyle w:val="Heading2Char"/>
          <w:color w:val="365F91" w:themeColor="accent1" w:themeShade="BF"/>
          <w:sz w:val="28"/>
          <w:szCs w:val="28"/>
        </w:rPr>
        <w:t xml:space="preserve"> </w:t>
      </w:r>
    </w:p>
    <w:p w:rsidR="00FC744E" w:rsidRDefault="00FC744E" w:rsidP="00FC744E">
      <w:pPr>
        <w:pStyle w:val="Heading1"/>
        <w:rPr>
          <w:noProof/>
          <w:color w:val="000000"/>
          <w:lang w:val="en-US"/>
        </w:rPr>
      </w:pPr>
      <w:r>
        <w:rPr>
          <w:noProof/>
          <w:color w:val="000000"/>
        </w:rPr>
        <w:lastRenderedPageBreak/>
        <w:drawing>
          <wp:inline distT="0" distB="0" distL="0" distR="0" wp14:anchorId="3D4DEB0B" wp14:editId="713ED1F2">
            <wp:extent cx="4638675" cy="3618165"/>
            <wp:effectExtent l="19050" t="19050" r="9525" b="20955"/>
            <wp:docPr id="2" name="Picture 1" descr="originlaity report showing matching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iginlaity report showing matching sources"/>
                    <pic:cNvPicPr>
                      <a:picLocks noChangeAspect="1" noChangeArrowheads="1"/>
                    </pic:cNvPicPr>
                  </pic:nvPicPr>
                  <pic:blipFill>
                    <a:blip r:embed="rId24" cstate="print"/>
                    <a:srcRect/>
                    <a:stretch>
                      <a:fillRect/>
                    </a:stretch>
                  </pic:blipFill>
                  <pic:spPr bwMode="auto">
                    <a:xfrm>
                      <a:off x="0" y="0"/>
                      <a:ext cx="4639133" cy="3618522"/>
                    </a:xfrm>
                    <a:prstGeom prst="rect">
                      <a:avLst/>
                    </a:prstGeom>
                    <a:noFill/>
                    <a:ln w="19050">
                      <a:solidFill>
                        <a:schemeClr val="accent1">
                          <a:lumMod val="75000"/>
                        </a:schemeClr>
                      </a:solidFill>
                      <a:miter lim="800000"/>
                      <a:headEnd/>
                      <a:tailEnd/>
                    </a:ln>
                  </pic:spPr>
                </pic:pic>
              </a:graphicData>
            </a:graphic>
          </wp:inline>
        </w:drawing>
      </w:r>
    </w:p>
    <w:p w:rsidR="003A6751" w:rsidRDefault="003A6751" w:rsidP="003A6751">
      <w:pPr>
        <w:spacing w:after="0" w:line="240" w:lineRule="auto"/>
        <w:contextualSpacing/>
        <w:rPr>
          <w:rStyle w:val="Heading2Char"/>
          <w:color w:val="365F91" w:themeColor="accent1" w:themeShade="BF"/>
          <w:sz w:val="28"/>
          <w:szCs w:val="28"/>
        </w:rPr>
      </w:pPr>
    </w:p>
    <w:p w:rsidR="003A6751" w:rsidRDefault="003A6751" w:rsidP="003A6751">
      <w:pPr>
        <w:spacing w:after="0" w:line="240" w:lineRule="auto"/>
        <w:contextualSpacing/>
        <w:rPr>
          <w:rStyle w:val="Heading1Char"/>
          <w:sz w:val="30"/>
        </w:rPr>
      </w:pPr>
      <w:r w:rsidRPr="00282C4D">
        <w:rPr>
          <w:rStyle w:val="Heading2Char"/>
          <w:color w:val="365F91" w:themeColor="accent1" w:themeShade="BF"/>
          <w:sz w:val="28"/>
          <w:szCs w:val="28"/>
        </w:rPr>
        <w:t>How long does it take for Turnitin to generate the originality report?</w:t>
      </w:r>
      <w:r w:rsidRPr="00282C4D">
        <w:rPr>
          <w:rStyle w:val="Heading2Char"/>
          <w:color w:val="365F91" w:themeColor="accent1" w:themeShade="BF"/>
          <w:sz w:val="28"/>
          <w:szCs w:val="28"/>
        </w:rPr>
        <w:br/>
      </w:r>
      <w:r w:rsidRPr="006A5B17">
        <w:rPr>
          <w:rFonts w:ascii="Arial" w:hAnsi="Arial" w:cs="Arial"/>
        </w:rPr>
        <w:t>The originality report is normally ready within one hour.  However, it ma</w:t>
      </w:r>
      <w:r>
        <w:rPr>
          <w:rFonts w:ascii="Arial" w:hAnsi="Arial" w:cs="Arial"/>
        </w:rPr>
        <w:t>y</w:t>
      </w:r>
      <w:r w:rsidRPr="006A5B17">
        <w:rPr>
          <w:rFonts w:ascii="Arial" w:hAnsi="Arial" w:cs="Arial"/>
        </w:rPr>
        <w:t xml:space="preserve"> take as long as 24 hours in peak times.</w:t>
      </w:r>
      <w:r w:rsidRPr="006A5B17">
        <w:rPr>
          <w:rFonts w:ascii="Arial" w:hAnsi="Arial" w:cs="Arial"/>
        </w:rPr>
        <w:br/>
      </w:r>
    </w:p>
    <w:p w:rsidR="00AF4DAB" w:rsidRPr="00A34166" w:rsidRDefault="00B14B49" w:rsidP="00795A5F">
      <w:pPr>
        <w:pStyle w:val="Heading2"/>
        <w:rPr>
          <w:color w:val="365F91" w:themeColor="accent1" w:themeShade="BF"/>
          <w:sz w:val="28"/>
          <w:szCs w:val="28"/>
        </w:rPr>
      </w:pPr>
      <w:r w:rsidRPr="00A34166">
        <w:rPr>
          <w:color w:val="365F91" w:themeColor="accent1" w:themeShade="BF"/>
          <w:sz w:val="28"/>
          <w:szCs w:val="28"/>
        </w:rPr>
        <w:t>How do I view the Originality Report</w:t>
      </w:r>
      <w:r w:rsidR="003A6751">
        <w:rPr>
          <w:color w:val="365F91" w:themeColor="accent1" w:themeShade="BF"/>
          <w:sz w:val="28"/>
          <w:szCs w:val="28"/>
        </w:rPr>
        <w:t>?</w:t>
      </w:r>
    </w:p>
    <w:tbl>
      <w:tblPr>
        <w:tblStyle w:val="TableGrid"/>
        <w:tblW w:w="987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78"/>
      </w:tblGrid>
      <w:tr w:rsidR="00647A75" w:rsidTr="00FC58F3">
        <w:tc>
          <w:tcPr>
            <w:tcW w:w="9878" w:type="dxa"/>
          </w:tcPr>
          <w:p w:rsidR="00B44AAC" w:rsidRPr="00B44AAC" w:rsidRDefault="00B44AAC" w:rsidP="00B44AAC">
            <w:pPr>
              <w:pStyle w:val="ListParagraph"/>
              <w:rPr>
                <w:rFonts w:ascii="Arial" w:hAnsi="Arial" w:cs="Arial"/>
              </w:rPr>
            </w:pPr>
          </w:p>
          <w:tbl>
            <w:tblPr>
              <w:tblStyle w:val="TableGrid"/>
              <w:tblW w:w="97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6"/>
              <w:gridCol w:w="1300"/>
              <w:gridCol w:w="5909"/>
            </w:tblGrid>
            <w:tr w:rsidR="00B44AAC" w:rsidTr="00FC58F3">
              <w:tc>
                <w:tcPr>
                  <w:tcW w:w="3856" w:type="dxa"/>
                  <w:gridSpan w:val="2"/>
                </w:tcPr>
                <w:p w:rsidR="00FC58F3" w:rsidRDefault="00B44AAC" w:rsidP="00B44AAC">
                  <w:pPr>
                    <w:pStyle w:val="ListParagraph"/>
                    <w:numPr>
                      <w:ilvl w:val="0"/>
                      <w:numId w:val="10"/>
                    </w:numPr>
                    <w:ind w:left="443" w:hanging="283"/>
                    <w:rPr>
                      <w:rFonts w:ascii="Arial" w:hAnsi="Arial" w:cs="Arial"/>
                    </w:rPr>
                  </w:pPr>
                  <w:r w:rsidRPr="00F4470D">
                    <w:rPr>
                      <w:rFonts w:ascii="Arial" w:hAnsi="Arial" w:cs="Arial"/>
                    </w:rPr>
                    <w:t xml:space="preserve">Log in to </w:t>
                  </w:r>
                  <w:proofErr w:type="spellStart"/>
                  <w:r w:rsidRPr="00F4470D">
                    <w:rPr>
                      <w:rFonts w:ascii="Arial" w:hAnsi="Arial" w:cs="Arial"/>
                    </w:rPr>
                    <w:t>Turrnitin</w:t>
                  </w:r>
                  <w:proofErr w:type="spellEnd"/>
                  <w:r w:rsidRPr="00F4470D">
                    <w:rPr>
                      <w:rFonts w:ascii="Arial" w:hAnsi="Arial" w:cs="Arial"/>
                    </w:rPr>
                    <w:t xml:space="preserve"> with your email address and password</w:t>
                  </w:r>
                </w:p>
                <w:p w:rsidR="00B44AAC" w:rsidRPr="00FC58F3" w:rsidRDefault="00B44AAC" w:rsidP="00FC58F3">
                  <w:pPr>
                    <w:pStyle w:val="ListParagraph"/>
                    <w:ind w:left="443"/>
                    <w:rPr>
                      <w:rFonts w:ascii="Arial" w:hAnsi="Arial" w:cs="Arial"/>
                      <w:sz w:val="26"/>
                    </w:rPr>
                  </w:pPr>
                  <w:r w:rsidRPr="00FC58F3">
                    <w:rPr>
                      <w:rFonts w:ascii="Arial" w:hAnsi="Arial" w:cs="Arial"/>
                    </w:rPr>
                    <w:t>(</w:t>
                  </w:r>
                  <w:hyperlink r:id="rId25" w:history="1">
                    <w:r w:rsidRPr="00FC58F3">
                      <w:rPr>
                        <w:rFonts w:ascii="Arial" w:hAnsi="Arial" w:cs="Arial"/>
                      </w:rPr>
                      <w:t>https://www.submit.ac.uk/</w:t>
                    </w:r>
                  </w:hyperlink>
                  <w:r w:rsidRPr="00FC58F3">
                    <w:t>)</w:t>
                  </w:r>
                </w:p>
                <w:p w:rsidR="00B44AAC" w:rsidRPr="00F4470D" w:rsidRDefault="00B44AAC" w:rsidP="00B44AAC">
                  <w:pPr>
                    <w:pStyle w:val="ListParagraph"/>
                    <w:ind w:left="443" w:hanging="283"/>
                    <w:rPr>
                      <w:rFonts w:ascii="Arial" w:hAnsi="Arial" w:cs="Arial"/>
                    </w:rPr>
                  </w:pPr>
                </w:p>
                <w:p w:rsidR="00B44AAC" w:rsidRDefault="00B44AAC" w:rsidP="00B44AAC">
                  <w:pPr>
                    <w:pStyle w:val="ListParagraph"/>
                    <w:numPr>
                      <w:ilvl w:val="0"/>
                      <w:numId w:val="10"/>
                    </w:numPr>
                    <w:ind w:left="443" w:hanging="283"/>
                    <w:rPr>
                      <w:rFonts w:ascii="Arial" w:hAnsi="Arial" w:cs="Arial"/>
                    </w:rPr>
                  </w:pPr>
                  <w:r w:rsidRPr="00F4470D">
                    <w:rPr>
                      <w:rFonts w:ascii="Arial" w:hAnsi="Arial" w:cs="Arial"/>
                    </w:rPr>
                    <w:t xml:space="preserve">Click on the </w:t>
                  </w:r>
                  <w:r>
                    <w:rPr>
                      <w:rFonts w:ascii="Arial" w:hAnsi="Arial" w:cs="Arial"/>
                    </w:rPr>
                    <w:t>‘</w:t>
                  </w:r>
                  <w:r w:rsidRPr="00F4470D">
                    <w:rPr>
                      <w:rFonts w:ascii="Arial" w:hAnsi="Arial" w:cs="Arial"/>
                    </w:rPr>
                    <w:t>class title</w:t>
                  </w:r>
                  <w:r>
                    <w:rPr>
                      <w:rFonts w:ascii="Arial" w:hAnsi="Arial" w:cs="Arial"/>
                    </w:rPr>
                    <w:t>’</w:t>
                  </w:r>
                </w:p>
                <w:p w:rsidR="00B44AAC" w:rsidRDefault="00B44AAC" w:rsidP="00B44AAC">
                  <w:pPr>
                    <w:ind w:left="443" w:hanging="283"/>
                    <w:rPr>
                      <w:rFonts w:ascii="Arial" w:hAnsi="Arial" w:cs="Arial"/>
                    </w:rPr>
                  </w:pPr>
                </w:p>
              </w:tc>
              <w:tc>
                <w:tcPr>
                  <w:tcW w:w="5909" w:type="dxa"/>
                </w:tcPr>
                <w:p w:rsidR="00B44AAC" w:rsidRDefault="000443B8" w:rsidP="00B44AAC">
                  <w:pPr>
                    <w:jc w:val="right"/>
                    <w:rPr>
                      <w:rFonts w:ascii="Arial" w:hAnsi="Arial" w:cs="Arial"/>
                    </w:rPr>
                  </w:pPr>
                  <w:r>
                    <w:rPr>
                      <w:rFonts w:ascii="Arial" w:hAnsi="Arial" w:cs="Arial"/>
                      <w:noProof/>
                    </w:rPr>
                    <mc:AlternateContent>
                      <mc:Choice Requires="wps">
                        <w:drawing>
                          <wp:anchor distT="0" distB="0" distL="114300" distR="114300" simplePos="0" relativeHeight="251680768" behindDoc="0" locked="0" layoutInCell="1" allowOverlap="1" wp14:anchorId="28525F86" wp14:editId="7B276AEC">
                            <wp:simplePos x="0" y="0"/>
                            <wp:positionH relativeFrom="column">
                              <wp:posOffset>415925</wp:posOffset>
                            </wp:positionH>
                            <wp:positionV relativeFrom="paragraph">
                              <wp:posOffset>1226820</wp:posOffset>
                            </wp:positionV>
                            <wp:extent cx="457200" cy="161925"/>
                            <wp:effectExtent l="6350" t="22225" r="22225" b="6350"/>
                            <wp:wrapNone/>
                            <wp:docPr id="13"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61925"/>
                                    </a:xfrm>
                                    <a:prstGeom prst="rightArrow">
                                      <a:avLst>
                                        <a:gd name="adj1" fmla="val 50000"/>
                                        <a:gd name="adj2" fmla="val 70588"/>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 o:spid="_x0000_s1026" type="#_x0000_t13" style="position:absolute;margin-left:32.75pt;margin-top:96.6pt;width:36pt;height:12.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" fillcolor="red" strokecolor="red"/>
                        </w:pict>
                      </mc:Fallback>
                    </mc:AlternateContent>
                  </w:r>
                  <w:r w:rsidR="00B44AAC">
                    <w:rPr>
                      <w:rFonts w:ascii="Arial" w:hAnsi="Arial" w:cs="Arial"/>
                      <w:noProof/>
                    </w:rPr>
                    <w:drawing>
                      <wp:inline distT="0" distB="0" distL="0" distR="0" wp14:anchorId="323DD85F" wp14:editId="09A278ED">
                        <wp:extent cx="3190875" cy="1581150"/>
                        <wp:effectExtent l="19050" t="19050" r="28575" b="1905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l="3376" t="23487" r="61284" b="48493"/>
                                <a:stretch>
                                  <a:fillRect/>
                                </a:stretch>
                              </pic:blipFill>
                              <pic:spPr bwMode="auto">
                                <a:xfrm>
                                  <a:off x="0" y="0"/>
                                  <a:ext cx="3190875" cy="1581150"/>
                                </a:xfrm>
                                <a:prstGeom prst="rect">
                                  <a:avLst/>
                                </a:prstGeom>
                                <a:noFill/>
                                <a:ln w="19050">
                                  <a:solidFill>
                                    <a:schemeClr val="accent1">
                                      <a:lumMod val="75000"/>
                                    </a:schemeClr>
                                  </a:solidFill>
                                  <a:miter lim="800000"/>
                                  <a:headEnd/>
                                  <a:tailEnd/>
                                </a:ln>
                              </pic:spPr>
                            </pic:pic>
                          </a:graphicData>
                        </a:graphic>
                      </wp:inline>
                    </w:drawing>
                  </w:r>
                </w:p>
              </w:tc>
            </w:tr>
            <w:tr w:rsidR="00FC58F3" w:rsidTr="00FC58F3">
              <w:tc>
                <w:tcPr>
                  <w:tcW w:w="3856" w:type="dxa"/>
                  <w:gridSpan w:val="2"/>
                </w:tcPr>
                <w:p w:rsidR="00FC58F3" w:rsidRPr="00F4470D" w:rsidRDefault="00FC58F3" w:rsidP="00FC58F3">
                  <w:pPr>
                    <w:pStyle w:val="ListParagraph"/>
                    <w:ind w:left="443"/>
                    <w:rPr>
                      <w:rFonts w:ascii="Arial" w:hAnsi="Arial" w:cs="Arial"/>
                    </w:rPr>
                  </w:pPr>
                </w:p>
              </w:tc>
              <w:tc>
                <w:tcPr>
                  <w:tcW w:w="5909" w:type="dxa"/>
                </w:tcPr>
                <w:p w:rsidR="00FC58F3" w:rsidRDefault="00FC58F3" w:rsidP="00B44AAC">
                  <w:pPr>
                    <w:jc w:val="right"/>
                    <w:rPr>
                      <w:rFonts w:ascii="Arial" w:hAnsi="Arial" w:cs="Arial"/>
                      <w:noProof/>
                    </w:rPr>
                  </w:pPr>
                </w:p>
              </w:tc>
            </w:tr>
            <w:tr w:rsidR="00B44AAC" w:rsidTr="00FC58F3">
              <w:tc>
                <w:tcPr>
                  <w:tcW w:w="2556" w:type="dxa"/>
                </w:tcPr>
                <w:p w:rsidR="00B44AAC" w:rsidRDefault="00B44AAC" w:rsidP="00B44AAC">
                  <w:pPr>
                    <w:pStyle w:val="ListParagraph"/>
                    <w:numPr>
                      <w:ilvl w:val="0"/>
                      <w:numId w:val="10"/>
                    </w:numPr>
                    <w:ind w:left="443" w:hanging="283"/>
                    <w:rPr>
                      <w:rFonts w:ascii="Arial" w:hAnsi="Arial" w:cs="Arial"/>
                    </w:rPr>
                  </w:pPr>
                  <w:r w:rsidRPr="00F4470D">
                    <w:rPr>
                      <w:rFonts w:ascii="Arial" w:hAnsi="Arial" w:cs="Arial"/>
                    </w:rPr>
                    <w:t>Click on view for the assignment</w:t>
                  </w:r>
                </w:p>
                <w:p w:rsidR="00FC58F3" w:rsidRPr="00F4470D" w:rsidRDefault="00FC58F3" w:rsidP="00FC58F3">
                  <w:pPr>
                    <w:pStyle w:val="ListParagraph"/>
                    <w:ind w:left="443"/>
                    <w:rPr>
                      <w:rFonts w:ascii="Arial" w:hAnsi="Arial" w:cs="Arial"/>
                    </w:rPr>
                  </w:pPr>
                </w:p>
                <w:p w:rsidR="00B44AAC" w:rsidRPr="00FC58F3" w:rsidRDefault="00B44AAC" w:rsidP="00FC58F3">
                  <w:pPr>
                    <w:rPr>
                      <w:rFonts w:ascii="Arial" w:hAnsi="Arial" w:cs="Arial"/>
                    </w:rPr>
                  </w:pPr>
                </w:p>
              </w:tc>
              <w:tc>
                <w:tcPr>
                  <w:tcW w:w="7209" w:type="dxa"/>
                  <w:gridSpan w:val="2"/>
                </w:tcPr>
                <w:p w:rsidR="00B44AAC" w:rsidRDefault="000443B8" w:rsidP="00FC58F3">
                  <w:pPr>
                    <w:jc w:val="right"/>
                    <w:rPr>
                      <w:rFonts w:ascii="Arial" w:hAnsi="Arial" w:cs="Arial"/>
                    </w:rPr>
                  </w:pPr>
                  <w:r>
                    <w:rPr>
                      <w:rFonts w:ascii="Arial" w:hAnsi="Arial" w:cs="Arial"/>
                      <w:noProof/>
                    </w:rPr>
                    <mc:AlternateContent>
                      <mc:Choice Requires="wps">
                        <w:drawing>
                          <wp:anchor distT="0" distB="0" distL="114300" distR="114300" simplePos="0" relativeHeight="251681792" behindDoc="0" locked="0" layoutInCell="1" allowOverlap="1" wp14:anchorId="3905C95B" wp14:editId="2E0A76CF">
                            <wp:simplePos x="0" y="0"/>
                            <wp:positionH relativeFrom="column">
                              <wp:posOffset>3256915</wp:posOffset>
                            </wp:positionH>
                            <wp:positionV relativeFrom="paragraph">
                              <wp:posOffset>767715</wp:posOffset>
                            </wp:positionV>
                            <wp:extent cx="457200" cy="161925"/>
                            <wp:effectExtent l="12065" t="19050" r="16510" b="9525"/>
                            <wp:wrapNone/>
                            <wp:docPr id="1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61925"/>
                                    </a:xfrm>
                                    <a:prstGeom prst="rightArrow">
                                      <a:avLst>
                                        <a:gd name="adj1" fmla="val 50000"/>
                                        <a:gd name="adj2" fmla="val 70588"/>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 o:spid="_x0000_s1026" type="#_x0000_t13" style="position:absolute;margin-left:256.45pt;margin-top:60.45pt;width:36pt;height:1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" fillcolor="red" strokecolor="red"/>
                        </w:pict>
                      </mc:Fallback>
                    </mc:AlternateContent>
                  </w:r>
                  <w:r w:rsidR="00B44AAC">
                    <w:rPr>
                      <w:rFonts w:ascii="Arial" w:hAnsi="Arial" w:cs="Arial"/>
                      <w:noProof/>
                    </w:rPr>
                    <w:drawing>
                      <wp:inline distT="0" distB="0" distL="0" distR="0" wp14:anchorId="627CB95D" wp14:editId="65E020A4">
                        <wp:extent cx="4045585" cy="978771"/>
                        <wp:effectExtent l="19050" t="19050" r="12065" b="11829"/>
                        <wp:docPr id="2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l="3480" t="37046" r="18970" b="32930"/>
                                <a:stretch>
                                  <a:fillRect/>
                                </a:stretch>
                              </pic:blipFill>
                              <pic:spPr bwMode="auto">
                                <a:xfrm>
                                  <a:off x="0" y="0"/>
                                  <a:ext cx="4046544" cy="979003"/>
                                </a:xfrm>
                                <a:prstGeom prst="rect">
                                  <a:avLst/>
                                </a:prstGeom>
                                <a:noFill/>
                                <a:ln w="19050">
                                  <a:solidFill>
                                    <a:schemeClr val="accent1">
                                      <a:lumMod val="75000"/>
                                    </a:schemeClr>
                                  </a:solidFill>
                                  <a:miter lim="800000"/>
                                  <a:headEnd/>
                                  <a:tailEnd/>
                                </a:ln>
                              </pic:spPr>
                            </pic:pic>
                          </a:graphicData>
                        </a:graphic>
                      </wp:inline>
                    </w:drawing>
                  </w:r>
                </w:p>
              </w:tc>
            </w:tr>
            <w:tr w:rsidR="00FC58F3" w:rsidTr="00FC58F3">
              <w:tc>
                <w:tcPr>
                  <w:tcW w:w="2556" w:type="dxa"/>
                </w:tcPr>
                <w:p w:rsidR="00FC58F3" w:rsidRPr="00F4470D" w:rsidRDefault="00FC58F3" w:rsidP="00FC58F3">
                  <w:pPr>
                    <w:pStyle w:val="ListParagraph"/>
                    <w:ind w:left="443"/>
                    <w:rPr>
                      <w:rFonts w:ascii="Arial" w:hAnsi="Arial" w:cs="Arial"/>
                    </w:rPr>
                  </w:pPr>
                </w:p>
              </w:tc>
              <w:tc>
                <w:tcPr>
                  <w:tcW w:w="7209" w:type="dxa"/>
                  <w:gridSpan w:val="2"/>
                </w:tcPr>
                <w:p w:rsidR="00FC58F3" w:rsidRDefault="00FC58F3" w:rsidP="00B44AAC">
                  <w:pPr>
                    <w:rPr>
                      <w:rFonts w:ascii="Arial" w:hAnsi="Arial" w:cs="Arial"/>
                      <w:noProof/>
                    </w:rPr>
                  </w:pPr>
                </w:p>
              </w:tc>
            </w:tr>
            <w:tr w:rsidR="00FC58F3" w:rsidTr="00FC58F3">
              <w:tc>
                <w:tcPr>
                  <w:tcW w:w="2556" w:type="dxa"/>
                </w:tcPr>
                <w:p w:rsidR="00FC58F3" w:rsidRPr="00F4470D" w:rsidRDefault="00FC58F3" w:rsidP="00FC58F3">
                  <w:pPr>
                    <w:pStyle w:val="ListParagraph"/>
                    <w:numPr>
                      <w:ilvl w:val="0"/>
                      <w:numId w:val="10"/>
                    </w:numPr>
                    <w:ind w:left="443" w:hanging="283"/>
                    <w:rPr>
                      <w:rFonts w:ascii="Arial" w:hAnsi="Arial" w:cs="Arial"/>
                    </w:rPr>
                  </w:pPr>
                  <w:r w:rsidRPr="00F4470D">
                    <w:rPr>
                      <w:rFonts w:ascii="Arial" w:hAnsi="Arial" w:cs="Arial"/>
                    </w:rPr>
                    <w:t>Click on the box with the percentage and colour to view the originality report</w:t>
                  </w:r>
                </w:p>
                <w:p w:rsidR="00FC58F3" w:rsidRPr="00F4470D" w:rsidRDefault="00FC58F3" w:rsidP="00FC58F3">
                  <w:pPr>
                    <w:pStyle w:val="ListParagraph"/>
                    <w:ind w:left="443"/>
                    <w:rPr>
                      <w:rFonts w:ascii="Arial" w:hAnsi="Arial" w:cs="Arial"/>
                    </w:rPr>
                  </w:pPr>
                </w:p>
              </w:tc>
              <w:tc>
                <w:tcPr>
                  <w:tcW w:w="7209" w:type="dxa"/>
                  <w:gridSpan w:val="2"/>
                </w:tcPr>
                <w:p w:rsidR="00FC58F3" w:rsidRDefault="00FC58F3" w:rsidP="00FC58F3">
                  <w:pPr>
                    <w:jc w:val="right"/>
                    <w:rPr>
                      <w:rFonts w:ascii="Arial" w:hAnsi="Arial" w:cs="Arial"/>
                      <w:noProof/>
                    </w:rPr>
                  </w:pPr>
                  <w:r>
                    <w:rPr>
                      <w:noProof/>
                    </w:rPr>
                    <w:drawing>
                      <wp:inline distT="0" distB="0" distL="0" distR="0" wp14:anchorId="62511715" wp14:editId="5BEF62DC">
                        <wp:extent cx="4181475" cy="698790"/>
                        <wp:effectExtent l="19050" t="19050" r="28575" b="25110"/>
                        <wp:docPr id="33" name="Picture 7" descr="C:\Users\Martin\AppData\Local\Temp\SNAGHTML35f0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tin\AppData\Local\Temp\SNAGHTML35f03444.PNG"/>
                                <pic:cNvPicPr>
                                  <a:picLocks noChangeAspect="1" noChangeArrowheads="1"/>
                                </pic:cNvPicPr>
                              </pic:nvPicPr>
                              <pic:blipFill>
                                <a:blip r:embed="rId28" cstate="print"/>
                                <a:srcRect/>
                                <a:stretch>
                                  <a:fillRect/>
                                </a:stretch>
                              </pic:blipFill>
                              <pic:spPr bwMode="auto">
                                <a:xfrm>
                                  <a:off x="0" y="0"/>
                                  <a:ext cx="4181475" cy="698790"/>
                                </a:xfrm>
                                <a:prstGeom prst="rect">
                                  <a:avLst/>
                                </a:prstGeom>
                                <a:noFill/>
                                <a:ln w="19050">
                                  <a:solidFill>
                                    <a:schemeClr val="accent1">
                                      <a:lumMod val="75000"/>
                                    </a:schemeClr>
                                  </a:solidFill>
                                  <a:miter lim="800000"/>
                                  <a:headEnd/>
                                  <a:tailEnd/>
                                </a:ln>
                              </pic:spPr>
                            </pic:pic>
                          </a:graphicData>
                        </a:graphic>
                      </wp:inline>
                    </w:drawing>
                  </w:r>
                </w:p>
              </w:tc>
            </w:tr>
          </w:tbl>
          <w:p w:rsidR="00647A75" w:rsidRDefault="00647A75" w:rsidP="00647A75">
            <w:pPr>
              <w:pStyle w:val="ListParagraph"/>
              <w:ind w:left="0"/>
              <w:rPr>
                <w:rFonts w:ascii="Arial" w:hAnsi="Arial" w:cs="Arial"/>
              </w:rPr>
            </w:pPr>
          </w:p>
        </w:tc>
      </w:tr>
    </w:tbl>
    <w:p w:rsidR="000F3317" w:rsidRPr="00A34166" w:rsidRDefault="000F3317" w:rsidP="00795A5F">
      <w:pPr>
        <w:pStyle w:val="Heading2"/>
        <w:rPr>
          <w:color w:val="365F91" w:themeColor="accent1" w:themeShade="BF"/>
          <w:sz w:val="28"/>
          <w:szCs w:val="28"/>
        </w:rPr>
      </w:pPr>
      <w:r w:rsidRPr="00A34166">
        <w:rPr>
          <w:color w:val="365F91" w:themeColor="accent1" w:themeShade="BF"/>
          <w:sz w:val="28"/>
          <w:szCs w:val="28"/>
        </w:rPr>
        <w:lastRenderedPageBreak/>
        <w:t xml:space="preserve">How do I </w:t>
      </w:r>
      <w:r w:rsidR="003A6751">
        <w:rPr>
          <w:color w:val="365F91" w:themeColor="accent1" w:themeShade="BF"/>
          <w:sz w:val="28"/>
          <w:szCs w:val="28"/>
        </w:rPr>
        <w:t>i</w:t>
      </w:r>
      <w:r w:rsidRPr="00A34166">
        <w:rPr>
          <w:color w:val="365F91" w:themeColor="accent1" w:themeShade="BF"/>
          <w:sz w:val="28"/>
          <w:szCs w:val="28"/>
        </w:rPr>
        <w:t>nterpret the Originality Report</w:t>
      </w:r>
      <w:r w:rsidR="00A34166">
        <w:rPr>
          <w:color w:val="365F91" w:themeColor="accent1" w:themeShade="BF"/>
          <w:sz w:val="28"/>
          <w:szCs w:val="28"/>
        </w:rPr>
        <w:t>?</w:t>
      </w:r>
    </w:p>
    <w:p w:rsidR="00FC744E" w:rsidRPr="001B2759" w:rsidRDefault="00FC744E" w:rsidP="00FC744E">
      <w:pPr>
        <w:spacing w:before="120" w:after="120" w:line="240" w:lineRule="auto"/>
        <w:rPr>
          <w:rFonts w:ascii="Arial" w:hAnsi="Arial" w:cs="Arial"/>
          <w:b/>
        </w:rPr>
      </w:pPr>
    </w:p>
    <w:tbl>
      <w:tblPr>
        <w:tblW w:w="10206" w:type="dxa"/>
        <w:tblLayout w:type="fixed"/>
        <w:tblLook w:val="04A0" w:firstRow="1" w:lastRow="0" w:firstColumn="1" w:lastColumn="0" w:noHBand="0" w:noVBand="1"/>
      </w:tblPr>
      <w:tblGrid>
        <w:gridCol w:w="4077"/>
        <w:gridCol w:w="513"/>
        <w:gridCol w:w="1494"/>
        <w:gridCol w:w="48"/>
        <w:gridCol w:w="4062"/>
        <w:gridCol w:w="12"/>
      </w:tblGrid>
      <w:tr w:rsidR="00FC744E" w:rsidRPr="00DD09BF" w:rsidTr="009C4E63">
        <w:tc>
          <w:tcPr>
            <w:tcW w:w="4077" w:type="dxa"/>
          </w:tcPr>
          <w:p w:rsidR="00FC744E" w:rsidRPr="00DD09BF" w:rsidRDefault="00FC744E" w:rsidP="00642E00">
            <w:pPr>
              <w:spacing w:before="120" w:after="120" w:line="240" w:lineRule="auto"/>
              <w:rPr>
                <w:rFonts w:ascii="Arial" w:hAnsi="Arial" w:cs="Arial"/>
                <w:b/>
              </w:rPr>
            </w:pPr>
            <w:r w:rsidRPr="00DD09BF">
              <w:rPr>
                <w:rFonts w:ascii="Arial" w:hAnsi="Arial" w:cs="Arial"/>
                <w:b/>
              </w:rPr>
              <w:t>Step 1:  Open Turnitin</w:t>
            </w:r>
          </w:p>
          <w:p w:rsidR="00FC744E" w:rsidRPr="00DD09BF" w:rsidRDefault="00FC744E" w:rsidP="0011186B">
            <w:pPr>
              <w:rPr>
                <w:rFonts w:ascii="Arial" w:hAnsi="Arial" w:cs="Arial"/>
              </w:rPr>
            </w:pPr>
            <w:r w:rsidRPr="00DD09BF">
              <w:rPr>
                <w:rFonts w:ascii="Arial" w:hAnsi="Arial" w:cs="Arial"/>
              </w:rPr>
              <w:t xml:space="preserve">Using the same method you used to submit the document – look for the icon showing the overall </w:t>
            </w:r>
            <w:r>
              <w:rPr>
                <w:rFonts w:ascii="Arial" w:hAnsi="Arial" w:cs="Arial"/>
              </w:rPr>
              <w:t>percentage (</w:t>
            </w:r>
            <w:r w:rsidRPr="00DD09BF">
              <w:rPr>
                <w:rFonts w:ascii="Arial" w:hAnsi="Arial" w:cs="Arial"/>
              </w:rPr>
              <w:t>%</w:t>
            </w:r>
            <w:r>
              <w:rPr>
                <w:rFonts w:ascii="Arial" w:hAnsi="Arial" w:cs="Arial"/>
              </w:rPr>
              <w:t>)</w:t>
            </w:r>
            <w:r w:rsidRPr="00DD09BF">
              <w:rPr>
                <w:rFonts w:ascii="Arial" w:hAnsi="Arial" w:cs="Arial"/>
              </w:rPr>
              <w:t xml:space="preserve"> match box in the top right hand corner – see </w:t>
            </w:r>
            <w:r w:rsidR="0011186B">
              <w:rPr>
                <w:rFonts w:ascii="Arial" w:hAnsi="Arial" w:cs="Arial"/>
              </w:rPr>
              <w:t>red</w:t>
            </w:r>
            <w:r w:rsidRPr="00DD09BF">
              <w:rPr>
                <w:rFonts w:ascii="Arial" w:hAnsi="Arial" w:cs="Arial"/>
              </w:rPr>
              <w:t xml:space="preserve"> circle.</w:t>
            </w:r>
          </w:p>
        </w:tc>
        <w:tc>
          <w:tcPr>
            <w:tcW w:w="6129" w:type="dxa"/>
            <w:gridSpan w:val="5"/>
          </w:tcPr>
          <w:p w:rsidR="00FC744E" w:rsidRPr="00DD09BF" w:rsidRDefault="000443B8" w:rsidP="00642E00">
            <w:pPr>
              <w:rPr>
                <w:rFonts w:ascii="Arial" w:hAnsi="Arial" w:cs="Arial"/>
              </w:rPr>
            </w:pPr>
            <w:r>
              <w:rPr>
                <w:rFonts w:ascii="Arial" w:hAnsi="Arial" w:cs="Arial"/>
                <w:b/>
                <w:noProof/>
              </w:rPr>
              <mc:AlternateContent>
                <mc:Choice Requires="wps">
                  <w:drawing>
                    <wp:anchor distT="0" distB="0" distL="114300" distR="114300" simplePos="0" relativeHeight="251672576" behindDoc="0" locked="0" layoutInCell="1" allowOverlap="1" wp14:anchorId="09B070C9" wp14:editId="50E380D9">
                      <wp:simplePos x="0" y="0"/>
                      <wp:positionH relativeFrom="column">
                        <wp:posOffset>3277235</wp:posOffset>
                      </wp:positionH>
                      <wp:positionV relativeFrom="paragraph">
                        <wp:posOffset>917575</wp:posOffset>
                      </wp:positionV>
                      <wp:extent cx="581025" cy="314325"/>
                      <wp:effectExtent l="15240" t="17780" r="13335" b="10795"/>
                      <wp:wrapNone/>
                      <wp:docPr id="7"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314325"/>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margin-left:258.05pt;margin-top:72.25pt;width:45.75pt;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" filled="f" strokecolor="red" strokeweight="1.5pt"/>
                  </w:pict>
                </mc:Fallback>
              </mc:AlternateContent>
            </w:r>
            <w:r w:rsidR="009C4E63">
              <w:rPr>
                <w:rFonts w:ascii="Arial" w:hAnsi="Arial" w:cs="Arial"/>
                <w:noProof/>
              </w:rPr>
              <w:drawing>
                <wp:inline distT="0" distB="0" distL="0" distR="0" wp14:anchorId="42D2D6A7" wp14:editId="2D81ABFF">
                  <wp:extent cx="3752453" cy="1181100"/>
                  <wp:effectExtent l="19050" t="19050" r="19447" b="19050"/>
                  <wp:docPr id="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l="30827" t="31731" r="23308" b="45192"/>
                          <a:stretch>
                            <a:fillRect/>
                          </a:stretch>
                        </pic:blipFill>
                        <pic:spPr bwMode="auto">
                          <a:xfrm>
                            <a:off x="0" y="0"/>
                            <a:ext cx="3752453" cy="1181100"/>
                          </a:xfrm>
                          <a:prstGeom prst="rect">
                            <a:avLst/>
                          </a:prstGeom>
                          <a:noFill/>
                          <a:ln w="19050">
                            <a:solidFill>
                              <a:schemeClr val="accent1">
                                <a:lumMod val="75000"/>
                              </a:schemeClr>
                            </a:solidFill>
                            <a:miter lim="800000"/>
                            <a:headEnd/>
                            <a:tailEnd/>
                          </a:ln>
                        </pic:spPr>
                      </pic:pic>
                    </a:graphicData>
                  </a:graphic>
                </wp:inline>
              </w:drawing>
            </w:r>
          </w:p>
        </w:tc>
      </w:tr>
      <w:tr w:rsidR="00FC744E" w:rsidRPr="00DD09BF" w:rsidTr="00CD339D">
        <w:tc>
          <w:tcPr>
            <w:tcW w:w="10206" w:type="dxa"/>
            <w:gridSpan w:val="6"/>
          </w:tcPr>
          <w:p w:rsidR="00FC744E" w:rsidRPr="00DD09BF" w:rsidRDefault="00FC744E" w:rsidP="00795A5F">
            <w:pPr>
              <w:spacing w:before="200" w:line="240" w:lineRule="auto"/>
              <w:rPr>
                <w:rFonts w:ascii="Arial" w:hAnsi="Arial" w:cs="Arial"/>
              </w:rPr>
            </w:pPr>
            <w:r w:rsidRPr="00DD09BF">
              <w:rPr>
                <w:rFonts w:ascii="Arial" w:hAnsi="Arial" w:cs="Arial"/>
              </w:rPr>
              <w:t>If this area is greyed out – the report is not yet ready, (it should be ready in a short period of time – 10 to 15 minutes but can take up to 24 hours).</w:t>
            </w:r>
          </w:p>
        </w:tc>
      </w:tr>
      <w:tr w:rsidR="00FC744E" w:rsidRPr="00DD09BF" w:rsidTr="00CD339D">
        <w:tc>
          <w:tcPr>
            <w:tcW w:w="10206" w:type="dxa"/>
            <w:gridSpan w:val="6"/>
          </w:tcPr>
          <w:p w:rsidR="00FC744E" w:rsidRPr="00DD09BF" w:rsidRDefault="00FC744E" w:rsidP="00642E00">
            <w:pPr>
              <w:autoSpaceDE w:val="0"/>
              <w:autoSpaceDN w:val="0"/>
              <w:adjustRightInd w:val="0"/>
              <w:spacing w:before="120" w:after="0" w:line="241" w:lineRule="atLeast"/>
              <w:rPr>
                <w:rFonts w:ascii="Arial" w:hAnsi="Arial" w:cs="Arial"/>
                <w:b/>
              </w:rPr>
            </w:pPr>
            <w:r w:rsidRPr="00DD09BF">
              <w:rPr>
                <w:rFonts w:ascii="Arial" w:hAnsi="Arial" w:cs="Arial"/>
                <w:b/>
              </w:rPr>
              <w:t>Step 2 : Know your colours</w:t>
            </w:r>
          </w:p>
          <w:p w:rsidR="00FC744E" w:rsidRPr="00DD09BF" w:rsidRDefault="00FC744E" w:rsidP="00642E00">
            <w:pPr>
              <w:spacing w:line="240" w:lineRule="auto"/>
              <w:rPr>
                <w:rFonts w:ascii="Arial" w:hAnsi="Arial" w:cs="Arial"/>
              </w:rPr>
            </w:pPr>
            <w:r w:rsidRPr="00DD09BF">
              <w:rPr>
                <w:rFonts w:ascii="Arial" w:hAnsi="Arial" w:cs="Arial"/>
              </w:rPr>
              <w:t>The colour alongside the % shows the category your work falls in to.</w:t>
            </w:r>
          </w:p>
          <w:p w:rsidR="00FC744E" w:rsidRPr="00DD09BF" w:rsidRDefault="00FC744E" w:rsidP="00642E00">
            <w:pPr>
              <w:spacing w:after="0" w:line="240" w:lineRule="auto"/>
              <w:rPr>
                <w:rFonts w:ascii="Arial" w:hAnsi="Arial" w:cs="Arial"/>
              </w:rPr>
            </w:pPr>
            <w:r w:rsidRPr="00DD09BF">
              <w:rPr>
                <w:rFonts w:ascii="Arial" w:hAnsi="Arial" w:cs="Arial"/>
              </w:rPr>
              <w:t xml:space="preserve"> </w:t>
            </w:r>
            <w:r>
              <w:rPr>
                <w:rFonts w:ascii="Arial" w:hAnsi="Arial" w:cs="Arial"/>
                <w:noProof/>
              </w:rPr>
              <w:drawing>
                <wp:inline distT="0" distB="0" distL="0" distR="0" wp14:anchorId="62B01B9E" wp14:editId="19206F44">
                  <wp:extent cx="2686050" cy="104775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53751" t="56250" r="23593" b="29500"/>
                          <a:stretch>
                            <a:fillRect/>
                          </a:stretch>
                        </pic:blipFill>
                        <pic:spPr bwMode="auto">
                          <a:xfrm>
                            <a:off x="0" y="0"/>
                            <a:ext cx="2686050" cy="1047750"/>
                          </a:xfrm>
                          <a:prstGeom prst="rect">
                            <a:avLst/>
                          </a:prstGeom>
                          <a:noFill/>
                          <a:ln w="9525">
                            <a:noFill/>
                            <a:miter lim="800000"/>
                            <a:headEnd/>
                            <a:tailEnd/>
                          </a:ln>
                        </pic:spPr>
                      </pic:pic>
                    </a:graphicData>
                  </a:graphic>
                </wp:inline>
              </w:drawing>
            </w:r>
            <w:r w:rsidRPr="00DD09BF">
              <w:rPr>
                <w:rFonts w:ascii="Arial" w:hAnsi="Arial" w:cs="Arial"/>
                <w:color w:val="000000"/>
              </w:rPr>
              <w:br/>
            </w:r>
          </w:p>
        </w:tc>
      </w:tr>
      <w:tr w:rsidR="00FC744E" w:rsidRPr="00DD09BF" w:rsidTr="00CD339D">
        <w:tc>
          <w:tcPr>
            <w:tcW w:w="10206" w:type="dxa"/>
            <w:gridSpan w:val="6"/>
          </w:tcPr>
          <w:p w:rsidR="00FC744E" w:rsidRPr="00DD09BF" w:rsidRDefault="00FC744E" w:rsidP="00F4470D">
            <w:pPr>
              <w:spacing w:before="120" w:after="0"/>
              <w:rPr>
                <w:rFonts w:ascii="Arial" w:hAnsi="Arial" w:cs="Arial"/>
              </w:rPr>
            </w:pPr>
            <w:r w:rsidRPr="00DD09BF">
              <w:rPr>
                <w:rFonts w:ascii="Arial" w:hAnsi="Arial" w:cs="Arial"/>
              </w:rPr>
              <w:t xml:space="preserve">If the percentage (%) match is higher than expected, it could be due to one of the following reasons: </w:t>
            </w:r>
          </w:p>
          <w:p w:rsidR="00FC744E" w:rsidRPr="00DD09BF" w:rsidRDefault="00D13CE4" w:rsidP="00F4470D">
            <w:pPr>
              <w:numPr>
                <w:ilvl w:val="0"/>
                <w:numId w:val="15"/>
              </w:numPr>
              <w:spacing w:after="0"/>
              <w:rPr>
                <w:rFonts w:ascii="Arial" w:hAnsi="Arial" w:cs="Arial"/>
              </w:rPr>
            </w:pPr>
            <w:r>
              <w:rPr>
                <w:rFonts w:ascii="Arial" w:hAnsi="Arial" w:cs="Arial"/>
              </w:rPr>
              <w:t>Q</w:t>
            </w:r>
            <w:r w:rsidR="00FC744E" w:rsidRPr="00DD09BF">
              <w:rPr>
                <w:rFonts w:ascii="Arial" w:hAnsi="Arial" w:cs="Arial"/>
              </w:rPr>
              <w:t>uoted references</w:t>
            </w:r>
            <w:r w:rsidR="00FC744E">
              <w:rPr>
                <w:rFonts w:ascii="Arial" w:hAnsi="Arial" w:cs="Arial"/>
              </w:rPr>
              <w:t xml:space="preserve"> have not been </w:t>
            </w:r>
            <w:r w:rsidR="00FC744E" w:rsidRPr="00DD09BF">
              <w:rPr>
                <w:rFonts w:ascii="Arial" w:hAnsi="Arial" w:cs="Arial"/>
              </w:rPr>
              <w:t>excluded.</w:t>
            </w:r>
          </w:p>
          <w:p w:rsidR="00FC744E" w:rsidRPr="00DD09BF" w:rsidRDefault="00D13CE4" w:rsidP="00F4470D">
            <w:pPr>
              <w:numPr>
                <w:ilvl w:val="0"/>
                <w:numId w:val="15"/>
              </w:numPr>
              <w:spacing w:after="0"/>
              <w:rPr>
                <w:rFonts w:ascii="Arial" w:hAnsi="Arial" w:cs="Arial"/>
              </w:rPr>
            </w:pPr>
            <w:r>
              <w:rPr>
                <w:rFonts w:ascii="Arial" w:hAnsi="Arial" w:cs="Arial"/>
              </w:rPr>
              <w:t>T</w:t>
            </w:r>
            <w:r w:rsidR="000A0BC2">
              <w:rPr>
                <w:rFonts w:ascii="Arial" w:hAnsi="Arial" w:cs="Arial"/>
              </w:rPr>
              <w:t>he</w:t>
            </w:r>
            <w:r w:rsidR="000A0BC2" w:rsidRPr="00DD09BF">
              <w:rPr>
                <w:rFonts w:ascii="Arial" w:hAnsi="Arial" w:cs="Arial"/>
              </w:rPr>
              <w:t xml:space="preserve"> </w:t>
            </w:r>
            <w:r w:rsidR="000A0BC2">
              <w:rPr>
                <w:rFonts w:ascii="Arial" w:hAnsi="Arial" w:cs="Arial"/>
              </w:rPr>
              <w:t>b</w:t>
            </w:r>
            <w:r w:rsidR="000A0BC2" w:rsidRPr="00DD09BF">
              <w:rPr>
                <w:rFonts w:ascii="Arial" w:hAnsi="Arial" w:cs="Arial"/>
              </w:rPr>
              <w:t xml:space="preserve">ibliography </w:t>
            </w:r>
            <w:r w:rsidR="000A0BC2">
              <w:rPr>
                <w:rFonts w:ascii="Arial" w:hAnsi="Arial" w:cs="Arial"/>
              </w:rPr>
              <w:t>has</w:t>
            </w:r>
            <w:r w:rsidR="00FC744E" w:rsidRPr="00DD09BF">
              <w:rPr>
                <w:rFonts w:ascii="Arial" w:hAnsi="Arial" w:cs="Arial"/>
              </w:rPr>
              <w:t xml:space="preserve"> not </w:t>
            </w:r>
            <w:r w:rsidR="000A0BC2">
              <w:rPr>
                <w:rFonts w:ascii="Arial" w:hAnsi="Arial" w:cs="Arial"/>
              </w:rPr>
              <w:t xml:space="preserve">been </w:t>
            </w:r>
            <w:r w:rsidR="00FC744E" w:rsidRPr="00DD09BF">
              <w:rPr>
                <w:rFonts w:ascii="Arial" w:hAnsi="Arial" w:cs="Arial"/>
              </w:rPr>
              <w:t>excluded</w:t>
            </w:r>
            <w:r w:rsidR="00DE45D1">
              <w:rPr>
                <w:rFonts w:ascii="Arial" w:hAnsi="Arial" w:cs="Arial"/>
              </w:rPr>
              <w:t>.</w:t>
            </w:r>
          </w:p>
          <w:p w:rsidR="00FC744E" w:rsidRPr="00DD09BF" w:rsidRDefault="000A0BC2" w:rsidP="00F4470D">
            <w:pPr>
              <w:numPr>
                <w:ilvl w:val="0"/>
                <w:numId w:val="15"/>
              </w:numPr>
              <w:spacing w:after="0"/>
              <w:rPr>
                <w:rFonts w:ascii="Arial" w:hAnsi="Arial" w:cs="Arial"/>
              </w:rPr>
            </w:pPr>
            <w:r>
              <w:rPr>
                <w:rFonts w:ascii="Arial" w:hAnsi="Arial" w:cs="Arial"/>
              </w:rPr>
              <w:t>The student has</w:t>
            </w:r>
            <w:r w:rsidR="00FC744E" w:rsidRPr="00DD09BF">
              <w:rPr>
                <w:rFonts w:ascii="Arial" w:hAnsi="Arial" w:cs="Arial"/>
              </w:rPr>
              <w:t xml:space="preserve"> not referenced correctly</w:t>
            </w:r>
            <w:r w:rsidR="00DE45D1">
              <w:rPr>
                <w:rFonts w:ascii="Arial" w:hAnsi="Arial" w:cs="Arial"/>
              </w:rPr>
              <w:t xml:space="preserve"> </w:t>
            </w:r>
            <w:proofErr w:type="spellStart"/>
            <w:r w:rsidR="00DE45D1">
              <w:rPr>
                <w:rFonts w:ascii="Arial" w:hAnsi="Arial" w:cs="Arial"/>
              </w:rPr>
              <w:t>e.g.</w:t>
            </w:r>
            <w:r w:rsidR="003A42B0">
              <w:rPr>
                <w:rFonts w:ascii="Arial" w:hAnsi="Arial" w:cs="Arial"/>
              </w:rPr>
              <w:t>.e</w:t>
            </w:r>
            <w:proofErr w:type="spellEnd"/>
            <w:r w:rsidR="003A42B0">
              <w:rPr>
                <w:rFonts w:ascii="Arial" w:hAnsi="Arial" w:cs="Arial"/>
              </w:rPr>
              <w:t>.</w:t>
            </w:r>
            <w:r w:rsidR="00FC744E" w:rsidRPr="00DD09BF">
              <w:rPr>
                <w:rFonts w:ascii="Arial" w:hAnsi="Arial" w:cs="Arial"/>
              </w:rPr>
              <w:t xml:space="preserve"> the quotation</w:t>
            </w:r>
            <w:r w:rsidR="00DE45D1">
              <w:rPr>
                <w:rFonts w:ascii="Arial" w:hAnsi="Arial" w:cs="Arial"/>
              </w:rPr>
              <w:t xml:space="preserve"> marks have been omitted</w:t>
            </w:r>
            <w:r>
              <w:rPr>
                <w:rFonts w:ascii="Arial" w:hAnsi="Arial" w:cs="Arial"/>
              </w:rPr>
              <w:t xml:space="preserve"> </w:t>
            </w:r>
            <w:r w:rsidR="003A42B0">
              <w:rPr>
                <w:rFonts w:ascii="Arial" w:hAnsi="Arial" w:cs="Arial"/>
              </w:rPr>
              <w:t xml:space="preserve"> or </w:t>
            </w:r>
            <w:r>
              <w:rPr>
                <w:rFonts w:ascii="Arial" w:hAnsi="Arial" w:cs="Arial"/>
              </w:rPr>
              <w:t xml:space="preserve"> they have used </w:t>
            </w:r>
            <w:r w:rsidR="003A42B0">
              <w:rPr>
                <w:rFonts w:ascii="Arial" w:hAnsi="Arial" w:cs="Arial"/>
              </w:rPr>
              <w:t xml:space="preserve">single (‘  ‘) </w:t>
            </w:r>
            <w:r>
              <w:rPr>
                <w:rFonts w:ascii="Arial" w:hAnsi="Arial" w:cs="Arial"/>
              </w:rPr>
              <w:t>rather than double quotation marks (“ “)</w:t>
            </w:r>
          </w:p>
          <w:p w:rsidR="00FC744E" w:rsidRPr="00DD09BF" w:rsidRDefault="000A0BC2" w:rsidP="00F4470D">
            <w:pPr>
              <w:numPr>
                <w:ilvl w:val="0"/>
                <w:numId w:val="15"/>
              </w:numPr>
              <w:spacing w:after="0"/>
              <w:rPr>
                <w:rFonts w:ascii="Arial" w:hAnsi="Arial" w:cs="Arial"/>
              </w:rPr>
            </w:pPr>
            <w:r>
              <w:rPr>
                <w:rFonts w:ascii="Arial" w:hAnsi="Arial" w:cs="Arial"/>
              </w:rPr>
              <w:t>The student may have</w:t>
            </w:r>
            <w:r w:rsidR="00FC744E" w:rsidRPr="00DD09BF">
              <w:rPr>
                <w:rFonts w:ascii="Arial" w:hAnsi="Arial" w:cs="Arial"/>
              </w:rPr>
              <w:t xml:space="preserve"> </w:t>
            </w:r>
            <w:r w:rsidR="00CD339D">
              <w:rPr>
                <w:rFonts w:ascii="Arial" w:hAnsi="Arial" w:cs="Arial"/>
              </w:rPr>
              <w:t xml:space="preserve">submitted a similar </w:t>
            </w:r>
            <w:r w:rsidRPr="00DD09BF">
              <w:rPr>
                <w:rFonts w:ascii="Arial" w:hAnsi="Arial" w:cs="Arial"/>
              </w:rPr>
              <w:t xml:space="preserve">piece </w:t>
            </w:r>
            <w:r>
              <w:rPr>
                <w:rFonts w:ascii="Arial" w:hAnsi="Arial" w:cs="Arial"/>
              </w:rPr>
              <w:t>of</w:t>
            </w:r>
            <w:r w:rsidR="00FC744E" w:rsidRPr="00DD09BF">
              <w:rPr>
                <w:rFonts w:ascii="Arial" w:hAnsi="Arial" w:cs="Arial"/>
              </w:rPr>
              <w:t xml:space="preserve"> work</w:t>
            </w:r>
            <w:r>
              <w:rPr>
                <w:rFonts w:ascii="Arial" w:hAnsi="Arial" w:cs="Arial"/>
              </w:rPr>
              <w:t xml:space="preserve"> previously</w:t>
            </w:r>
            <w:r w:rsidR="00DE45D1">
              <w:rPr>
                <w:rFonts w:ascii="Arial" w:hAnsi="Arial" w:cs="Arial"/>
              </w:rPr>
              <w:t xml:space="preserve"> e.g. for another assignment.</w:t>
            </w:r>
          </w:p>
          <w:p w:rsidR="00FC744E" w:rsidRPr="00DD09BF" w:rsidRDefault="00FC744E" w:rsidP="00F4470D">
            <w:pPr>
              <w:spacing w:after="120"/>
              <w:rPr>
                <w:rFonts w:ascii="Arial" w:hAnsi="Arial" w:cs="Arial"/>
              </w:rPr>
            </w:pPr>
          </w:p>
        </w:tc>
      </w:tr>
      <w:tr w:rsidR="00FC744E" w:rsidRPr="00DD09BF" w:rsidTr="00CD339D">
        <w:tc>
          <w:tcPr>
            <w:tcW w:w="6132" w:type="dxa"/>
            <w:gridSpan w:val="4"/>
          </w:tcPr>
          <w:p w:rsidR="00FC744E" w:rsidRPr="00DD09BF" w:rsidRDefault="00FC744E" w:rsidP="00F4470D">
            <w:pPr>
              <w:spacing w:before="120" w:after="120"/>
              <w:rPr>
                <w:rFonts w:ascii="Arial" w:hAnsi="Arial" w:cs="Arial"/>
                <w:b/>
              </w:rPr>
            </w:pPr>
            <w:r w:rsidRPr="00DD09BF">
              <w:rPr>
                <w:rFonts w:ascii="Arial" w:hAnsi="Arial" w:cs="Arial"/>
                <w:b/>
              </w:rPr>
              <w:t xml:space="preserve">Step </w:t>
            </w:r>
            <w:proofErr w:type="gramStart"/>
            <w:r w:rsidRPr="00DD09BF">
              <w:rPr>
                <w:rFonts w:ascii="Arial" w:hAnsi="Arial" w:cs="Arial"/>
                <w:b/>
              </w:rPr>
              <w:t>3 :</w:t>
            </w:r>
            <w:proofErr w:type="gramEnd"/>
            <w:r w:rsidRPr="00DD09BF">
              <w:rPr>
                <w:rFonts w:ascii="Arial" w:hAnsi="Arial" w:cs="Arial"/>
                <w:b/>
              </w:rPr>
              <w:t xml:space="preserve">  How to use ‘viewing mode’.</w:t>
            </w:r>
          </w:p>
          <w:p w:rsidR="00FC744E" w:rsidRPr="00DD09BF" w:rsidRDefault="00FC744E" w:rsidP="00F4470D">
            <w:pPr>
              <w:spacing w:before="120" w:after="40"/>
              <w:rPr>
                <w:rFonts w:ascii="Arial" w:hAnsi="Arial" w:cs="Arial"/>
              </w:rPr>
            </w:pPr>
            <w:r w:rsidRPr="00DD09BF">
              <w:rPr>
                <w:rFonts w:ascii="Arial" w:hAnsi="Arial" w:cs="Arial"/>
              </w:rPr>
              <w:t>Use the drop down menu to select</w:t>
            </w:r>
            <w:r>
              <w:rPr>
                <w:rFonts w:ascii="Arial" w:hAnsi="Arial" w:cs="Arial"/>
              </w:rPr>
              <w:t xml:space="preserve"> </w:t>
            </w:r>
            <w:r w:rsidRPr="00DD09BF">
              <w:rPr>
                <w:rFonts w:ascii="Arial" w:hAnsi="Arial" w:cs="Arial"/>
              </w:rPr>
              <w:t>one of the three options</w:t>
            </w:r>
          </w:p>
          <w:p w:rsidR="00FC744E" w:rsidRPr="00DD09BF" w:rsidRDefault="00FC744E" w:rsidP="00F4470D">
            <w:pPr>
              <w:numPr>
                <w:ilvl w:val="0"/>
                <w:numId w:val="16"/>
              </w:numPr>
              <w:spacing w:after="0"/>
              <w:rPr>
                <w:rFonts w:ascii="Arial" w:hAnsi="Arial" w:cs="Arial"/>
              </w:rPr>
            </w:pPr>
            <w:r w:rsidRPr="00DD09BF">
              <w:rPr>
                <w:rFonts w:ascii="Arial" w:hAnsi="Arial" w:cs="Arial"/>
              </w:rPr>
              <w:t>Show highest matches together (selected close matches)</w:t>
            </w:r>
          </w:p>
          <w:p w:rsidR="00FC744E" w:rsidRPr="00DD09BF" w:rsidRDefault="00FC744E" w:rsidP="00F4470D">
            <w:pPr>
              <w:numPr>
                <w:ilvl w:val="0"/>
                <w:numId w:val="16"/>
              </w:numPr>
              <w:spacing w:after="0"/>
              <w:rPr>
                <w:rFonts w:ascii="Arial" w:hAnsi="Arial" w:cs="Arial"/>
              </w:rPr>
            </w:pPr>
            <w:r w:rsidRPr="00DD09BF">
              <w:rPr>
                <w:rFonts w:ascii="Arial" w:hAnsi="Arial" w:cs="Arial"/>
              </w:rPr>
              <w:t>Show matches one at a time (a list)</w:t>
            </w:r>
          </w:p>
          <w:p w:rsidR="00FC744E" w:rsidRPr="00DD09BF" w:rsidRDefault="00FC744E" w:rsidP="00F4470D">
            <w:pPr>
              <w:numPr>
                <w:ilvl w:val="0"/>
                <w:numId w:val="16"/>
              </w:numPr>
              <w:spacing w:after="120"/>
              <w:rPr>
                <w:rFonts w:ascii="Arial" w:hAnsi="Arial" w:cs="Arial"/>
              </w:rPr>
            </w:pPr>
            <w:proofErr w:type="spellStart"/>
            <w:r w:rsidRPr="00DD09BF">
              <w:rPr>
                <w:rFonts w:ascii="Arial" w:hAnsi="Arial" w:cs="Arial"/>
              </w:rPr>
              <w:t>Quickview</w:t>
            </w:r>
            <w:proofErr w:type="spellEnd"/>
            <w:r w:rsidRPr="00DD09BF">
              <w:rPr>
                <w:rFonts w:ascii="Arial" w:hAnsi="Arial" w:cs="Arial"/>
              </w:rPr>
              <w:t>: Classic Report (a list followed by complete paper with highlighted text)</w:t>
            </w:r>
          </w:p>
          <w:p w:rsidR="00FC744E" w:rsidRPr="00DD09BF" w:rsidRDefault="00FC744E" w:rsidP="00F4470D">
            <w:pPr>
              <w:rPr>
                <w:rFonts w:ascii="Arial" w:hAnsi="Arial" w:cs="Arial"/>
              </w:rPr>
            </w:pPr>
            <w:r w:rsidRPr="00DD09BF">
              <w:rPr>
                <w:rFonts w:ascii="Arial" w:hAnsi="Arial" w:cs="Arial"/>
              </w:rPr>
              <w:t>Click on originality report icon and a new window opens.</w:t>
            </w:r>
          </w:p>
        </w:tc>
        <w:tc>
          <w:tcPr>
            <w:tcW w:w="4074" w:type="dxa"/>
            <w:gridSpan w:val="2"/>
          </w:tcPr>
          <w:p w:rsidR="00FC744E" w:rsidRPr="00DD09BF" w:rsidRDefault="00FC744E" w:rsidP="00642E00">
            <w:pPr>
              <w:spacing w:after="0" w:line="240" w:lineRule="auto"/>
              <w:ind w:left="720"/>
              <w:rPr>
                <w:rFonts w:ascii="Arial" w:hAnsi="Arial" w:cs="Arial"/>
                <w:color w:val="FF0000"/>
              </w:rPr>
            </w:pPr>
          </w:p>
          <w:p w:rsidR="00FC744E" w:rsidRPr="00DD09BF" w:rsidRDefault="00FC744E" w:rsidP="00642E00">
            <w:pPr>
              <w:spacing w:after="0" w:line="240" w:lineRule="auto"/>
              <w:rPr>
                <w:rFonts w:ascii="Arial" w:hAnsi="Arial" w:cs="Arial"/>
                <w:b/>
                <w:color w:val="FF0000"/>
              </w:rPr>
            </w:pPr>
          </w:p>
          <w:p w:rsidR="00FC744E" w:rsidRPr="00DD09BF" w:rsidRDefault="00FC744E" w:rsidP="00642E00">
            <w:pPr>
              <w:spacing w:after="0" w:line="240" w:lineRule="auto"/>
              <w:rPr>
                <w:rFonts w:ascii="Arial" w:hAnsi="Arial" w:cs="Arial"/>
                <w:b/>
                <w:color w:val="FF0000"/>
              </w:rPr>
            </w:pPr>
          </w:p>
          <w:p w:rsidR="00FC744E" w:rsidRPr="00DD09BF" w:rsidRDefault="00FC744E" w:rsidP="00642E00">
            <w:pPr>
              <w:spacing w:after="0" w:line="240" w:lineRule="auto"/>
              <w:rPr>
                <w:rFonts w:ascii="Arial" w:hAnsi="Arial" w:cs="Arial"/>
                <w:b/>
              </w:rPr>
            </w:pPr>
            <w:r>
              <w:rPr>
                <w:rFonts w:ascii="Arial" w:hAnsi="Arial" w:cs="Arial"/>
                <w:b/>
                <w:noProof/>
              </w:rPr>
              <w:drawing>
                <wp:anchor distT="0" distB="0" distL="114300" distR="114300" simplePos="0" relativeHeight="251662336" behindDoc="0" locked="0" layoutInCell="1" allowOverlap="1" wp14:anchorId="6B111A3C" wp14:editId="0A284D29">
                  <wp:simplePos x="0" y="0"/>
                  <wp:positionH relativeFrom="column">
                    <wp:posOffset>230505</wp:posOffset>
                  </wp:positionH>
                  <wp:positionV relativeFrom="paragraph">
                    <wp:posOffset>112395</wp:posOffset>
                  </wp:positionV>
                  <wp:extent cx="2585085" cy="747395"/>
                  <wp:effectExtent l="19050" t="19050" r="24765" b="14605"/>
                  <wp:wrapSquare wrapText="bothSides"/>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2585085" cy="747395"/>
                          </a:xfrm>
                          <a:prstGeom prst="rect">
                            <a:avLst/>
                          </a:prstGeom>
                          <a:noFill/>
                          <a:ln w="19050">
                            <a:solidFill>
                              <a:schemeClr val="accent1">
                                <a:lumMod val="75000"/>
                              </a:schemeClr>
                            </a:solidFill>
                            <a:miter lim="800000"/>
                            <a:headEnd/>
                            <a:tailEnd/>
                          </a:ln>
                        </pic:spPr>
                      </pic:pic>
                    </a:graphicData>
                  </a:graphic>
                </wp:anchor>
              </w:drawing>
            </w:r>
          </w:p>
        </w:tc>
      </w:tr>
      <w:tr w:rsidR="00FC744E" w:rsidRPr="00DD09BF" w:rsidTr="00CD339D">
        <w:trPr>
          <w:gridAfter w:val="1"/>
          <w:wAfter w:w="12" w:type="dxa"/>
        </w:trPr>
        <w:tc>
          <w:tcPr>
            <w:tcW w:w="4590" w:type="dxa"/>
            <w:gridSpan w:val="2"/>
          </w:tcPr>
          <w:p w:rsidR="00795A5F" w:rsidRDefault="00795A5F" w:rsidP="00642E00">
            <w:pPr>
              <w:spacing w:line="240" w:lineRule="auto"/>
              <w:rPr>
                <w:rFonts w:ascii="Arial" w:hAnsi="Arial" w:cs="Arial"/>
                <w:b/>
              </w:rPr>
            </w:pPr>
          </w:p>
          <w:p w:rsidR="00FC744E" w:rsidRPr="00DD09BF" w:rsidRDefault="00FC744E" w:rsidP="00642E00">
            <w:pPr>
              <w:spacing w:line="240" w:lineRule="auto"/>
              <w:rPr>
                <w:rFonts w:ascii="Arial" w:hAnsi="Arial" w:cs="Arial"/>
                <w:b/>
              </w:rPr>
            </w:pPr>
            <w:r w:rsidRPr="00DD09BF">
              <w:rPr>
                <w:rFonts w:ascii="Arial" w:hAnsi="Arial" w:cs="Arial"/>
                <w:b/>
              </w:rPr>
              <w:t>Step 4: Report format</w:t>
            </w:r>
          </w:p>
          <w:p w:rsidR="00FC744E" w:rsidRPr="00DD09BF" w:rsidRDefault="00FC744E" w:rsidP="00642E00">
            <w:pPr>
              <w:spacing w:line="240" w:lineRule="auto"/>
              <w:rPr>
                <w:rFonts w:ascii="Arial" w:hAnsi="Arial" w:cs="Arial"/>
              </w:rPr>
            </w:pPr>
            <w:r w:rsidRPr="00DD09BF">
              <w:rPr>
                <w:rFonts w:ascii="Arial" w:hAnsi="Arial" w:cs="Arial"/>
              </w:rPr>
              <w:t xml:space="preserve">The report is in 2 columns: </w:t>
            </w:r>
          </w:p>
          <w:p w:rsidR="00FC744E" w:rsidRPr="00DD09BF" w:rsidRDefault="00FC744E" w:rsidP="00FC744E">
            <w:pPr>
              <w:numPr>
                <w:ilvl w:val="1"/>
                <w:numId w:val="14"/>
              </w:numPr>
              <w:spacing w:after="0" w:line="240" w:lineRule="auto"/>
              <w:ind w:left="851" w:hanging="567"/>
              <w:rPr>
                <w:rFonts w:ascii="Arial" w:hAnsi="Arial" w:cs="Arial"/>
              </w:rPr>
            </w:pPr>
            <w:r w:rsidRPr="00DD09BF">
              <w:rPr>
                <w:rFonts w:ascii="Arial" w:hAnsi="Arial" w:cs="Arial"/>
              </w:rPr>
              <w:t xml:space="preserve">essay on the left </w:t>
            </w:r>
          </w:p>
          <w:p w:rsidR="00FC744E" w:rsidRPr="00DD09BF" w:rsidRDefault="00FC744E" w:rsidP="00FC744E">
            <w:pPr>
              <w:numPr>
                <w:ilvl w:val="1"/>
                <w:numId w:val="14"/>
              </w:numPr>
              <w:spacing w:after="0" w:line="240" w:lineRule="auto"/>
              <w:ind w:left="851" w:hanging="567"/>
              <w:rPr>
                <w:rFonts w:ascii="Arial" w:hAnsi="Arial" w:cs="Arial"/>
              </w:rPr>
            </w:pPr>
            <w:r w:rsidRPr="00DD09BF">
              <w:rPr>
                <w:rFonts w:ascii="Arial" w:hAnsi="Arial" w:cs="Arial"/>
              </w:rPr>
              <w:t>matched text sources on the right</w:t>
            </w:r>
          </w:p>
          <w:p w:rsidR="00FC744E" w:rsidRPr="00DD09BF" w:rsidRDefault="00FC744E" w:rsidP="00642E00">
            <w:pPr>
              <w:spacing w:after="0" w:line="240" w:lineRule="auto"/>
              <w:ind w:left="851"/>
              <w:rPr>
                <w:rFonts w:ascii="Arial" w:hAnsi="Arial" w:cs="Arial"/>
              </w:rPr>
            </w:pPr>
          </w:p>
          <w:p w:rsidR="00FC744E" w:rsidRPr="000E5D60" w:rsidRDefault="00FC744E" w:rsidP="00642E00">
            <w:pPr>
              <w:spacing w:line="240" w:lineRule="auto"/>
              <w:rPr>
                <w:rFonts w:ascii="Arial" w:hAnsi="Arial" w:cs="Arial"/>
              </w:rPr>
            </w:pPr>
            <w:r w:rsidRPr="00DD09BF">
              <w:rPr>
                <w:rFonts w:ascii="Arial" w:hAnsi="Arial" w:cs="Arial"/>
              </w:rPr>
              <w:t>Matching text is numbered and highlighted in corresponding colours.</w:t>
            </w:r>
          </w:p>
        </w:tc>
        <w:tc>
          <w:tcPr>
            <w:tcW w:w="5604" w:type="dxa"/>
            <w:gridSpan w:val="3"/>
          </w:tcPr>
          <w:p w:rsidR="00FC744E" w:rsidRPr="00DD09BF" w:rsidRDefault="00FC744E" w:rsidP="00642E00">
            <w:pPr>
              <w:spacing w:after="0" w:line="240" w:lineRule="auto"/>
              <w:ind w:left="720"/>
              <w:rPr>
                <w:rFonts w:ascii="Arial" w:hAnsi="Arial" w:cs="Arial"/>
                <w:noProof/>
              </w:rPr>
            </w:pPr>
          </w:p>
          <w:p w:rsidR="00FC744E" w:rsidRPr="00DD09BF" w:rsidRDefault="00FC744E" w:rsidP="00642E00">
            <w:pPr>
              <w:spacing w:after="0" w:line="240" w:lineRule="auto"/>
              <w:rPr>
                <w:rFonts w:ascii="Arial" w:hAnsi="Arial" w:cs="Arial"/>
                <w:noProof/>
              </w:rPr>
            </w:pPr>
            <w:r>
              <w:rPr>
                <w:rFonts w:ascii="Arial" w:eastAsia="Times New Roman" w:hAnsi="Arial" w:cs="Arial"/>
                <w:noProof/>
                <w:color w:val="000000"/>
                <w:sz w:val="18"/>
                <w:szCs w:val="18"/>
              </w:rPr>
              <w:lastRenderedPageBreak/>
              <w:drawing>
                <wp:inline distT="0" distB="0" distL="0" distR="0" wp14:anchorId="4724DDCF" wp14:editId="6C5E25B7">
                  <wp:extent cx="3267075" cy="1960245"/>
                  <wp:effectExtent l="19050" t="19050" r="28575" b="20955"/>
                  <wp:docPr id="8" name="Picture 6" descr="Turnitin originality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urnitin originality report"/>
                          <pic:cNvPicPr>
                            <a:picLocks noChangeAspect="1" noChangeArrowheads="1"/>
                          </pic:cNvPicPr>
                        </pic:nvPicPr>
                        <pic:blipFill>
                          <a:blip r:embed="rId32" cstate="print"/>
                          <a:srcRect t="15660" b="16415"/>
                          <a:stretch>
                            <a:fillRect/>
                          </a:stretch>
                        </pic:blipFill>
                        <pic:spPr bwMode="auto">
                          <a:xfrm>
                            <a:off x="0" y="0"/>
                            <a:ext cx="3267075" cy="1960245"/>
                          </a:xfrm>
                          <a:prstGeom prst="rect">
                            <a:avLst/>
                          </a:prstGeom>
                          <a:noFill/>
                          <a:ln w="19050">
                            <a:solidFill>
                              <a:schemeClr val="accent1">
                                <a:lumMod val="75000"/>
                              </a:schemeClr>
                            </a:solidFill>
                            <a:miter lim="800000"/>
                            <a:headEnd/>
                            <a:tailEnd/>
                          </a:ln>
                        </pic:spPr>
                      </pic:pic>
                    </a:graphicData>
                  </a:graphic>
                </wp:inline>
              </w:drawing>
            </w:r>
          </w:p>
        </w:tc>
      </w:tr>
      <w:tr w:rsidR="00FC744E" w:rsidRPr="00DD09BF" w:rsidTr="00CD339D">
        <w:tc>
          <w:tcPr>
            <w:tcW w:w="6084" w:type="dxa"/>
            <w:gridSpan w:val="3"/>
          </w:tcPr>
          <w:p w:rsidR="00FC744E" w:rsidRPr="00DD09BF" w:rsidRDefault="00FC744E" w:rsidP="00642E00">
            <w:pPr>
              <w:spacing w:before="120" w:after="40" w:line="240" w:lineRule="auto"/>
              <w:rPr>
                <w:rFonts w:ascii="Arial" w:hAnsi="Arial" w:cs="Arial"/>
              </w:rPr>
            </w:pPr>
          </w:p>
          <w:p w:rsidR="00FC744E" w:rsidRPr="00DD09BF" w:rsidRDefault="00FC744E" w:rsidP="00CD339D">
            <w:pPr>
              <w:spacing w:before="120" w:after="40" w:line="240" w:lineRule="auto"/>
              <w:rPr>
                <w:rFonts w:ascii="Arial" w:hAnsi="Arial" w:cs="Arial"/>
                <w:i/>
              </w:rPr>
            </w:pPr>
            <w:r w:rsidRPr="00DD09BF">
              <w:rPr>
                <w:rFonts w:ascii="Arial" w:hAnsi="Arial" w:cs="Arial"/>
              </w:rPr>
              <w:t xml:space="preserve">Make sure you </w:t>
            </w:r>
            <w:r w:rsidR="00CD339D">
              <w:rPr>
                <w:rFonts w:ascii="Arial" w:hAnsi="Arial" w:cs="Arial"/>
              </w:rPr>
              <w:t>select</w:t>
            </w:r>
            <w:r w:rsidRPr="00DD09BF">
              <w:rPr>
                <w:rFonts w:ascii="Arial" w:hAnsi="Arial" w:cs="Arial"/>
              </w:rPr>
              <w:t xml:space="preserve"> </w:t>
            </w:r>
            <w:r w:rsidRPr="00DD09BF">
              <w:rPr>
                <w:rFonts w:ascii="Arial" w:hAnsi="Arial" w:cs="Arial"/>
                <w:i/>
              </w:rPr>
              <w:t xml:space="preserve">exclude quoted </w:t>
            </w:r>
            <w:r w:rsidRPr="00DD09BF">
              <w:rPr>
                <w:rFonts w:ascii="Arial" w:hAnsi="Arial" w:cs="Arial"/>
              </w:rPr>
              <w:t xml:space="preserve">and </w:t>
            </w:r>
            <w:r w:rsidRPr="00DD09BF">
              <w:rPr>
                <w:rFonts w:ascii="Arial" w:hAnsi="Arial" w:cs="Arial"/>
                <w:i/>
              </w:rPr>
              <w:t>exclude bibliography</w:t>
            </w:r>
          </w:p>
        </w:tc>
        <w:tc>
          <w:tcPr>
            <w:tcW w:w="4122" w:type="dxa"/>
            <w:gridSpan w:val="3"/>
          </w:tcPr>
          <w:p w:rsidR="00FC744E" w:rsidRPr="00DD09BF" w:rsidRDefault="00FC744E" w:rsidP="00642E00">
            <w:pPr>
              <w:spacing w:after="0" w:line="240" w:lineRule="auto"/>
              <w:ind w:left="720"/>
              <w:rPr>
                <w:rFonts w:ascii="Arial" w:hAnsi="Arial" w:cs="Arial"/>
                <w:noProof/>
              </w:rPr>
            </w:pPr>
            <w:r>
              <w:rPr>
                <w:rFonts w:ascii="Arial" w:hAnsi="Arial" w:cs="Arial"/>
                <w:noProof/>
              </w:rPr>
              <w:drawing>
                <wp:anchor distT="0" distB="0" distL="114300" distR="114300" simplePos="0" relativeHeight="251661312" behindDoc="0" locked="0" layoutInCell="1" allowOverlap="1" wp14:anchorId="72D9BD50" wp14:editId="26408C31">
                  <wp:simplePos x="0" y="0"/>
                  <wp:positionH relativeFrom="column">
                    <wp:posOffset>-12700</wp:posOffset>
                  </wp:positionH>
                  <wp:positionV relativeFrom="paragraph">
                    <wp:posOffset>374015</wp:posOffset>
                  </wp:positionV>
                  <wp:extent cx="2581275" cy="304800"/>
                  <wp:effectExtent l="19050" t="19050" r="28575" b="19050"/>
                  <wp:wrapSquare wrapText="bothSides"/>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2581275" cy="304800"/>
                          </a:xfrm>
                          <a:prstGeom prst="rect">
                            <a:avLst/>
                          </a:prstGeom>
                          <a:noFill/>
                          <a:ln w="19050">
                            <a:solidFill>
                              <a:schemeClr val="accent1">
                                <a:lumMod val="75000"/>
                              </a:schemeClr>
                            </a:solidFill>
                            <a:miter lim="800000"/>
                            <a:headEnd/>
                            <a:tailEnd/>
                          </a:ln>
                        </pic:spPr>
                      </pic:pic>
                    </a:graphicData>
                  </a:graphic>
                </wp:anchor>
              </w:drawing>
            </w:r>
          </w:p>
        </w:tc>
      </w:tr>
    </w:tbl>
    <w:p w:rsidR="00AD7DA3" w:rsidRPr="00AF4DAB" w:rsidRDefault="00AD7DA3">
      <w:pPr>
        <w:rPr>
          <w:rFonts w:ascii="Arial" w:hAnsi="Arial" w:cs="Arial"/>
          <w:b/>
          <w:sz w:val="24"/>
        </w:rPr>
      </w:pPr>
    </w:p>
    <w:p w:rsidR="00BB5197" w:rsidRPr="003A6751" w:rsidRDefault="00BB5197" w:rsidP="003C1650">
      <w:pPr>
        <w:spacing w:after="0" w:line="240" w:lineRule="auto"/>
        <w:contextualSpacing/>
        <w:rPr>
          <w:rFonts w:ascii="Arial" w:hAnsi="Arial" w:cs="Arial"/>
        </w:rPr>
      </w:pPr>
      <w:r w:rsidRPr="00A34166">
        <w:rPr>
          <w:rStyle w:val="Heading2Char"/>
          <w:color w:val="365F91" w:themeColor="accent1" w:themeShade="BF"/>
          <w:sz w:val="28"/>
          <w:szCs w:val="28"/>
        </w:rPr>
        <w:t>Can I view another student’s paper, if the originality report shows a match?</w:t>
      </w:r>
      <w:r w:rsidR="00AD7DA3" w:rsidRPr="00A34166">
        <w:rPr>
          <w:rStyle w:val="Heading2Char"/>
          <w:color w:val="365F91" w:themeColor="accent1" w:themeShade="BF"/>
          <w:sz w:val="28"/>
          <w:szCs w:val="28"/>
        </w:rPr>
        <w:br/>
      </w:r>
      <w:r w:rsidRPr="003A6751">
        <w:rPr>
          <w:rFonts w:ascii="Arial" w:hAnsi="Arial" w:cs="Arial"/>
        </w:rPr>
        <w:t xml:space="preserve">To view the paper, you need to </w:t>
      </w:r>
      <w:r w:rsidR="00BE04E6" w:rsidRPr="003A6751">
        <w:rPr>
          <w:rFonts w:ascii="Arial" w:hAnsi="Arial" w:cs="Arial"/>
        </w:rPr>
        <w:t xml:space="preserve">click </w:t>
      </w:r>
      <w:r w:rsidR="00AD7DA3" w:rsidRPr="003A6751">
        <w:rPr>
          <w:rFonts w:ascii="Arial" w:hAnsi="Arial" w:cs="Arial"/>
        </w:rPr>
        <w:t xml:space="preserve">the permission </w:t>
      </w:r>
      <w:r w:rsidR="00BE04E6" w:rsidRPr="003A6751">
        <w:rPr>
          <w:rFonts w:ascii="Arial" w:hAnsi="Arial" w:cs="Arial"/>
        </w:rPr>
        <w:t xml:space="preserve">request button to </w:t>
      </w:r>
      <w:r w:rsidR="00AD7DA3" w:rsidRPr="003A6751">
        <w:rPr>
          <w:rFonts w:ascii="Arial" w:hAnsi="Arial" w:cs="Arial"/>
        </w:rPr>
        <w:t>obtain</w:t>
      </w:r>
      <w:r w:rsidR="00BE04E6" w:rsidRPr="003A6751">
        <w:rPr>
          <w:rFonts w:ascii="Arial" w:hAnsi="Arial" w:cs="Arial"/>
        </w:rPr>
        <w:t xml:space="preserve"> permission</w:t>
      </w:r>
      <w:r w:rsidR="00AD7DA3" w:rsidRPr="003A6751">
        <w:rPr>
          <w:rFonts w:ascii="Arial" w:hAnsi="Arial" w:cs="Arial"/>
        </w:rPr>
        <w:t xml:space="preserve"> from the </w:t>
      </w:r>
      <w:r w:rsidR="00B50927" w:rsidRPr="003A6751">
        <w:rPr>
          <w:rFonts w:ascii="Arial" w:hAnsi="Arial" w:cs="Arial"/>
        </w:rPr>
        <w:t>lecturer</w:t>
      </w:r>
      <w:r w:rsidR="00AD7DA3" w:rsidRPr="003A6751">
        <w:rPr>
          <w:rFonts w:ascii="Arial" w:hAnsi="Arial" w:cs="Arial"/>
        </w:rPr>
        <w:t xml:space="preserve"> regardless of whether this is an internal request or from another </w:t>
      </w:r>
      <w:r w:rsidR="00AF4DAB" w:rsidRPr="003A6751">
        <w:rPr>
          <w:rFonts w:ascii="Arial" w:hAnsi="Arial" w:cs="Arial"/>
        </w:rPr>
        <w:t>institution</w:t>
      </w:r>
      <w:r w:rsidR="00BE04E6" w:rsidRPr="003A6751">
        <w:rPr>
          <w:rFonts w:ascii="Arial" w:hAnsi="Arial" w:cs="Arial"/>
        </w:rPr>
        <w:t xml:space="preserve">.  </w:t>
      </w:r>
    </w:p>
    <w:p w:rsidR="003C1650" w:rsidRDefault="003C1650" w:rsidP="003C1650">
      <w:pPr>
        <w:pStyle w:val="Heading2"/>
        <w:spacing w:before="0"/>
        <w:contextualSpacing/>
        <w:rPr>
          <w:color w:val="365F91" w:themeColor="accent1" w:themeShade="BF"/>
          <w:sz w:val="30"/>
          <w:szCs w:val="28"/>
        </w:rPr>
      </w:pPr>
    </w:p>
    <w:p w:rsidR="00B41074" w:rsidRPr="000E0746" w:rsidRDefault="00A40116" w:rsidP="003C1650">
      <w:pPr>
        <w:pStyle w:val="Heading2"/>
        <w:spacing w:before="0"/>
        <w:contextualSpacing/>
        <w:rPr>
          <w:color w:val="365F91" w:themeColor="accent1" w:themeShade="BF"/>
          <w:sz w:val="30"/>
          <w:szCs w:val="28"/>
        </w:rPr>
      </w:pPr>
      <w:r w:rsidRPr="000E0746">
        <w:rPr>
          <w:color w:val="365F91" w:themeColor="accent1" w:themeShade="BF"/>
          <w:sz w:val="30"/>
          <w:szCs w:val="28"/>
        </w:rPr>
        <w:t xml:space="preserve">Where can I get further help with </w:t>
      </w:r>
      <w:r w:rsidR="007D49B5" w:rsidRPr="000E0746">
        <w:rPr>
          <w:color w:val="365F91" w:themeColor="accent1" w:themeShade="BF"/>
          <w:sz w:val="30"/>
          <w:szCs w:val="28"/>
        </w:rPr>
        <w:t>Turnitin</w:t>
      </w:r>
      <w:r w:rsidRPr="000E0746">
        <w:rPr>
          <w:color w:val="365F91" w:themeColor="accent1" w:themeShade="BF"/>
          <w:sz w:val="30"/>
          <w:szCs w:val="28"/>
        </w:rPr>
        <w:t>?</w:t>
      </w:r>
    </w:p>
    <w:p w:rsidR="00A34166" w:rsidRDefault="00A34166" w:rsidP="00DE45D1">
      <w:pPr>
        <w:spacing w:after="0" w:line="240" w:lineRule="auto"/>
        <w:contextualSpacing/>
        <w:rPr>
          <w:rFonts w:ascii="Arial" w:hAnsi="Arial" w:cs="Arial"/>
        </w:rPr>
      </w:pPr>
      <w:r>
        <w:rPr>
          <w:rFonts w:ascii="Arial" w:hAnsi="Arial" w:cs="Arial"/>
        </w:rPr>
        <w:t xml:space="preserve">The Associate Dean of Learning and Teaching and/or Associate Dean of Academic Quality for your School will be able to </w:t>
      </w:r>
      <w:r w:rsidR="00EC5747">
        <w:rPr>
          <w:rFonts w:ascii="Arial" w:hAnsi="Arial" w:cs="Arial"/>
        </w:rPr>
        <w:t xml:space="preserve">give </w:t>
      </w:r>
      <w:r>
        <w:rPr>
          <w:rFonts w:ascii="Arial" w:hAnsi="Arial" w:cs="Arial"/>
        </w:rPr>
        <w:t>advi</w:t>
      </w:r>
      <w:r w:rsidR="00EC5747">
        <w:rPr>
          <w:rFonts w:ascii="Arial" w:hAnsi="Arial" w:cs="Arial"/>
        </w:rPr>
        <w:t>c</w:t>
      </w:r>
      <w:bookmarkStart w:id="11" w:name="_GoBack"/>
      <w:bookmarkEnd w:id="11"/>
      <w:r>
        <w:rPr>
          <w:rFonts w:ascii="Arial" w:hAnsi="Arial" w:cs="Arial"/>
        </w:rPr>
        <w:t xml:space="preserve">e on School level policy and guidance on the use of Turnitin. </w:t>
      </w:r>
    </w:p>
    <w:p w:rsidR="00DE45D1" w:rsidRDefault="00DE45D1" w:rsidP="00DE45D1">
      <w:pPr>
        <w:spacing w:line="240" w:lineRule="auto"/>
        <w:contextualSpacing/>
        <w:rPr>
          <w:rFonts w:ascii="Arial" w:hAnsi="Arial" w:cs="Arial"/>
        </w:rPr>
      </w:pPr>
    </w:p>
    <w:p w:rsidR="009153EA" w:rsidRPr="00DE1049" w:rsidRDefault="00DE45D1" w:rsidP="009153EA">
      <w:pPr>
        <w:rPr>
          <w:rFonts w:ascii="Arial" w:eastAsia="Times New Roman" w:hAnsi="Arial" w:cs="Times New Roman"/>
          <w:lang w:eastAsia="en-US"/>
        </w:rPr>
      </w:pPr>
      <w:r w:rsidRPr="00DE1049">
        <w:rPr>
          <w:rFonts w:ascii="Arial" w:hAnsi="Arial" w:cs="Arial"/>
        </w:rPr>
        <w:t xml:space="preserve">The LTI site </w:t>
      </w:r>
      <w:r w:rsidRPr="00DE1049">
        <w:rPr>
          <w:rFonts w:ascii="Arial" w:eastAsia="Times New Roman" w:hAnsi="Arial" w:cs="Times New Roman"/>
          <w:lang w:eastAsia="en-US"/>
        </w:rPr>
        <w:t>has further resources</w:t>
      </w:r>
      <w:r w:rsidR="009153EA" w:rsidRPr="00DE1049">
        <w:rPr>
          <w:rFonts w:ascii="Arial" w:eastAsia="Times New Roman" w:hAnsi="Arial" w:cs="Times New Roman"/>
          <w:lang w:eastAsia="en-US"/>
        </w:rPr>
        <w:t xml:space="preserve"> about </w:t>
      </w:r>
      <w:hyperlink r:id="rId34" w:history="1">
        <w:r w:rsidR="009153EA" w:rsidRPr="00DE1049">
          <w:rPr>
            <w:rFonts w:ascii="Arial" w:eastAsia="Times New Roman" w:hAnsi="Arial" w:cs="Times New Roman"/>
            <w:color w:val="0000FF"/>
            <w:u w:val="single"/>
            <w:lang w:eastAsia="en-US"/>
          </w:rPr>
          <w:t>Turnitin</w:t>
        </w:r>
      </w:hyperlink>
      <w:r w:rsidR="009153EA" w:rsidRPr="00DE1049">
        <w:rPr>
          <w:rFonts w:ascii="Arial" w:eastAsia="Times New Roman" w:hAnsi="Arial" w:cs="Times New Roman"/>
          <w:lang w:eastAsia="en-US"/>
        </w:rPr>
        <w:t xml:space="preserve"> and </w:t>
      </w:r>
      <w:hyperlink r:id="rId35" w:history="1">
        <w:r w:rsidR="009153EA" w:rsidRPr="00DE1049">
          <w:rPr>
            <w:rFonts w:ascii="Arial" w:eastAsia="Times New Roman" w:hAnsi="Arial" w:cs="Times New Roman"/>
            <w:color w:val="0000FF"/>
            <w:u w:val="single"/>
            <w:lang w:eastAsia="en-US"/>
          </w:rPr>
          <w:t>Academic Integrity</w:t>
        </w:r>
      </w:hyperlink>
    </w:p>
    <w:p w:rsidR="00A34166" w:rsidRPr="00DE1049" w:rsidRDefault="007D49B5" w:rsidP="00DE45D1">
      <w:pPr>
        <w:spacing w:after="0" w:line="240" w:lineRule="auto"/>
        <w:contextualSpacing/>
        <w:rPr>
          <w:ins w:id="12" w:author="ihwin7setup" w:date="2013-10-09T15:59:00Z"/>
          <w:rFonts w:ascii="Arial" w:hAnsi="Arial" w:cs="Arial"/>
        </w:rPr>
      </w:pPr>
      <w:r w:rsidRPr="00DE1049">
        <w:rPr>
          <w:rFonts w:ascii="Arial" w:hAnsi="Arial" w:cs="Arial"/>
        </w:rPr>
        <w:t>Turnitin</w:t>
      </w:r>
      <w:r w:rsidR="00470CE1" w:rsidRPr="00DE1049">
        <w:rPr>
          <w:rFonts w:ascii="Arial" w:hAnsi="Arial" w:cs="Arial"/>
        </w:rPr>
        <w:t xml:space="preserve"> has various </w:t>
      </w:r>
      <w:r w:rsidR="00A34166" w:rsidRPr="00DE1049">
        <w:rPr>
          <w:rFonts w:ascii="Arial" w:hAnsi="Arial" w:cs="Arial"/>
        </w:rPr>
        <w:t>tutorials</w:t>
      </w:r>
      <w:r w:rsidR="00470CE1" w:rsidRPr="00DE1049">
        <w:rPr>
          <w:rFonts w:ascii="Arial" w:hAnsi="Arial" w:cs="Arial"/>
        </w:rPr>
        <w:t xml:space="preserve"> available </w:t>
      </w:r>
      <w:hyperlink r:id="rId36" w:history="1">
        <w:r w:rsidR="00A34166" w:rsidRPr="00DE1049">
          <w:rPr>
            <w:rStyle w:val="Hyperlink"/>
            <w:rFonts w:ascii="Arial" w:hAnsi="Arial" w:cs="Arial"/>
          </w:rPr>
          <w:t>Turnitin Training for Staff and Students</w:t>
        </w:r>
      </w:hyperlink>
    </w:p>
    <w:p w:rsidR="003A42B0" w:rsidRPr="00A34166" w:rsidRDefault="003A42B0" w:rsidP="003C1650">
      <w:pPr>
        <w:spacing w:after="0" w:line="240" w:lineRule="auto"/>
        <w:contextualSpacing/>
        <w:rPr>
          <w:rFonts w:ascii="Arial" w:hAnsi="Arial" w:cs="Arial"/>
        </w:rPr>
      </w:pPr>
      <w:ins w:id="13" w:author="ihwin7setup" w:date="2013-10-09T15:59:00Z">
        <w:r>
          <w:rPr>
            <w:rFonts w:ascii="Arial" w:hAnsi="Arial" w:cs="Arial"/>
          </w:rPr>
          <w:t xml:space="preserve">   </w:t>
        </w:r>
      </w:ins>
    </w:p>
    <w:sectPr w:rsidR="003A42B0" w:rsidRPr="00A34166" w:rsidSect="00DE1049">
      <w:headerReference w:type="default" r:id="rId37"/>
      <w:footerReference w:type="default" r:id="rId38"/>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7A00" w:rsidRDefault="00857A00" w:rsidP="000A2868">
      <w:pPr>
        <w:spacing w:after="0" w:line="240" w:lineRule="auto"/>
      </w:pPr>
      <w:r>
        <w:separator/>
      </w:r>
    </w:p>
  </w:endnote>
  <w:endnote w:type="continuationSeparator" w:id="0">
    <w:p w:rsidR="00857A00" w:rsidRDefault="00857A00" w:rsidP="000A2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751" w:rsidRPr="003A6751" w:rsidRDefault="003A6751">
    <w:pPr>
      <w:pStyle w:val="Footer"/>
      <w:rPr>
        <w:i/>
      </w:rPr>
    </w:pPr>
    <w:r w:rsidRPr="003A6751">
      <w:rPr>
        <w:i/>
      </w:rPr>
      <w:t>UH/LTI/October 2013</w:t>
    </w:r>
  </w:p>
  <w:p w:rsidR="003A6751" w:rsidRDefault="003A67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7A00" w:rsidRDefault="00857A00" w:rsidP="000A2868">
      <w:pPr>
        <w:spacing w:after="0" w:line="240" w:lineRule="auto"/>
      </w:pPr>
      <w:r>
        <w:separator/>
      </w:r>
    </w:p>
  </w:footnote>
  <w:footnote w:type="continuationSeparator" w:id="0">
    <w:p w:rsidR="00857A00" w:rsidRDefault="00857A00" w:rsidP="000A28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2511225"/>
      <w:docPartObj>
        <w:docPartGallery w:val="Page Numbers (Top of Page)"/>
        <w:docPartUnique/>
      </w:docPartObj>
    </w:sdtPr>
    <w:sdtEndPr>
      <w:rPr>
        <w:noProof/>
      </w:rPr>
    </w:sdtEndPr>
    <w:sdtContent>
      <w:p w:rsidR="000A2868" w:rsidRDefault="000A2868">
        <w:pPr>
          <w:pStyle w:val="Header"/>
          <w:jc w:val="center"/>
        </w:pPr>
        <w:r>
          <w:fldChar w:fldCharType="begin"/>
        </w:r>
        <w:r>
          <w:instrText xml:space="preserve"> PAGE   \* MERGEFORMAT </w:instrText>
        </w:r>
        <w:r>
          <w:fldChar w:fldCharType="separate"/>
        </w:r>
        <w:r w:rsidR="00EC5747">
          <w:rPr>
            <w:noProof/>
          </w:rPr>
          <w:t>9</w:t>
        </w:r>
        <w:r>
          <w:rPr>
            <w:noProof/>
          </w:rPr>
          <w:fldChar w:fldCharType="end"/>
        </w:r>
      </w:p>
    </w:sdtContent>
  </w:sdt>
  <w:p w:rsidR="000A2868" w:rsidRDefault="000A28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E2D1F"/>
    <w:multiLevelType w:val="hybridMultilevel"/>
    <w:tmpl w:val="05DA0002"/>
    <w:lvl w:ilvl="0" w:tplc="66B6F1FE">
      <w:start w:val="1"/>
      <w:numFmt w:val="bullet"/>
      <w:lvlText w:val=""/>
      <w:lvlJc w:val="left"/>
      <w:pPr>
        <w:tabs>
          <w:tab w:val="num" w:pos="357"/>
        </w:tabs>
        <w:ind w:left="227" w:firstLine="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nsid w:val="0EE35B3B"/>
    <w:multiLevelType w:val="hybridMultilevel"/>
    <w:tmpl w:val="67047578"/>
    <w:lvl w:ilvl="0" w:tplc="763EA7A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C2E3675"/>
    <w:multiLevelType w:val="hybridMultilevel"/>
    <w:tmpl w:val="C8C25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17364D7"/>
    <w:multiLevelType w:val="hybridMultilevel"/>
    <w:tmpl w:val="8DC65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79511DF"/>
    <w:multiLevelType w:val="hybridMultilevel"/>
    <w:tmpl w:val="A73C136E"/>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nsid w:val="3A1E5507"/>
    <w:multiLevelType w:val="hybridMultilevel"/>
    <w:tmpl w:val="E6F28E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2BD10F5"/>
    <w:multiLevelType w:val="hybridMultilevel"/>
    <w:tmpl w:val="602AA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3FB39F7"/>
    <w:multiLevelType w:val="hybridMultilevel"/>
    <w:tmpl w:val="E8FA7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8D01D3E"/>
    <w:multiLevelType w:val="hybridMultilevel"/>
    <w:tmpl w:val="547A2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7FE7ADC"/>
    <w:multiLevelType w:val="hybridMultilevel"/>
    <w:tmpl w:val="264C9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87141D0"/>
    <w:multiLevelType w:val="hybridMultilevel"/>
    <w:tmpl w:val="381C1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C200A14"/>
    <w:multiLevelType w:val="hybridMultilevel"/>
    <w:tmpl w:val="C302C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04E527F"/>
    <w:multiLevelType w:val="hybridMultilevel"/>
    <w:tmpl w:val="23EA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1385BB1"/>
    <w:multiLevelType w:val="hybridMultilevel"/>
    <w:tmpl w:val="43B6F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AC319CB"/>
    <w:multiLevelType w:val="hybridMultilevel"/>
    <w:tmpl w:val="68B2F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48449E0"/>
    <w:multiLevelType w:val="multilevel"/>
    <w:tmpl w:val="BE5A1D06"/>
    <w:lvl w:ilvl="0">
      <w:start w:val="1"/>
      <w:numFmt w:val="bullet"/>
      <w:lvlText w:val=""/>
      <w:lvlJc w:val="left"/>
      <w:pPr>
        <w:tabs>
          <w:tab w:val="num" w:pos="720"/>
        </w:tabs>
        <w:ind w:left="720" w:hanging="360"/>
      </w:pPr>
      <w:rPr>
        <w:rFonts w:ascii="Symbol" w:hAnsi="Symbol" w:hint="default"/>
        <w:sz w:val="20"/>
      </w:rPr>
    </w:lvl>
    <w:lvl w:ilvl="1">
      <w:start w:val="17"/>
      <w:numFmt w:val="bullet"/>
      <w:lvlText w:val="-"/>
      <w:lvlJc w:val="left"/>
      <w:pPr>
        <w:ind w:left="1440" w:hanging="360"/>
      </w:pPr>
      <w:rPr>
        <w:rFonts w:ascii="Arial" w:eastAsia="Calibr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BBE6F0D"/>
    <w:multiLevelType w:val="hybridMultilevel"/>
    <w:tmpl w:val="248EB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F303323"/>
    <w:multiLevelType w:val="hybridMultilevel"/>
    <w:tmpl w:val="FF5C36FE"/>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11"/>
  </w:num>
  <w:num w:numId="2">
    <w:abstractNumId w:val="7"/>
  </w:num>
  <w:num w:numId="3">
    <w:abstractNumId w:val="9"/>
  </w:num>
  <w:num w:numId="4">
    <w:abstractNumId w:val="12"/>
  </w:num>
  <w:num w:numId="5">
    <w:abstractNumId w:val="10"/>
  </w:num>
  <w:num w:numId="6">
    <w:abstractNumId w:val="1"/>
  </w:num>
  <w:num w:numId="7">
    <w:abstractNumId w:val="3"/>
  </w:num>
  <w:num w:numId="8">
    <w:abstractNumId w:val="2"/>
  </w:num>
  <w:num w:numId="9">
    <w:abstractNumId w:val="13"/>
  </w:num>
  <w:num w:numId="10">
    <w:abstractNumId w:val="5"/>
  </w:num>
  <w:num w:numId="11">
    <w:abstractNumId w:val="8"/>
  </w:num>
  <w:num w:numId="12">
    <w:abstractNumId w:val="14"/>
  </w:num>
  <w:num w:numId="13">
    <w:abstractNumId w:val="16"/>
  </w:num>
  <w:num w:numId="14">
    <w:abstractNumId w:val="15"/>
  </w:num>
  <w:num w:numId="15">
    <w:abstractNumId w:val="17"/>
  </w:num>
  <w:num w:numId="16">
    <w:abstractNumId w:val="4"/>
  </w:num>
  <w:num w:numId="17">
    <w:abstractNumId w:val="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72FC"/>
    <w:rsid w:val="000103DF"/>
    <w:rsid w:val="0002024B"/>
    <w:rsid w:val="00025A43"/>
    <w:rsid w:val="000324E7"/>
    <w:rsid w:val="00036BA3"/>
    <w:rsid w:val="000443B8"/>
    <w:rsid w:val="00090569"/>
    <w:rsid w:val="00097631"/>
    <w:rsid w:val="000A0BC2"/>
    <w:rsid w:val="000A2868"/>
    <w:rsid w:val="000D2C0D"/>
    <w:rsid w:val="000E0746"/>
    <w:rsid w:val="000E4156"/>
    <w:rsid w:val="000F3317"/>
    <w:rsid w:val="000F4025"/>
    <w:rsid w:val="0011186B"/>
    <w:rsid w:val="00135519"/>
    <w:rsid w:val="0014467D"/>
    <w:rsid w:val="00174785"/>
    <w:rsid w:val="00176CAB"/>
    <w:rsid w:val="001773C6"/>
    <w:rsid w:val="00185105"/>
    <w:rsid w:val="00194AF1"/>
    <w:rsid w:val="001951FC"/>
    <w:rsid w:val="001A7CFA"/>
    <w:rsid w:val="001B5078"/>
    <w:rsid w:val="001C253F"/>
    <w:rsid w:val="001E29F1"/>
    <w:rsid w:val="001F763E"/>
    <w:rsid w:val="0020677B"/>
    <w:rsid w:val="00255CD8"/>
    <w:rsid w:val="0027502B"/>
    <w:rsid w:val="00282C4D"/>
    <w:rsid w:val="002939AB"/>
    <w:rsid w:val="002C70B5"/>
    <w:rsid w:val="002D44B0"/>
    <w:rsid w:val="002D62CC"/>
    <w:rsid w:val="002E2F05"/>
    <w:rsid w:val="002F16A3"/>
    <w:rsid w:val="0032106E"/>
    <w:rsid w:val="00344B6E"/>
    <w:rsid w:val="0034503C"/>
    <w:rsid w:val="003652E2"/>
    <w:rsid w:val="00374E9A"/>
    <w:rsid w:val="00380981"/>
    <w:rsid w:val="00382EBA"/>
    <w:rsid w:val="003A15E4"/>
    <w:rsid w:val="003A42B0"/>
    <w:rsid w:val="003A5286"/>
    <w:rsid w:val="003A6751"/>
    <w:rsid w:val="003B1D00"/>
    <w:rsid w:val="003C1650"/>
    <w:rsid w:val="003C36FF"/>
    <w:rsid w:val="003D026C"/>
    <w:rsid w:val="003D02CE"/>
    <w:rsid w:val="003E6A45"/>
    <w:rsid w:val="004065F7"/>
    <w:rsid w:val="00426A36"/>
    <w:rsid w:val="0043290E"/>
    <w:rsid w:val="0044220B"/>
    <w:rsid w:val="00470CE1"/>
    <w:rsid w:val="00482A57"/>
    <w:rsid w:val="0048560A"/>
    <w:rsid w:val="004A1EC2"/>
    <w:rsid w:val="004B2C2D"/>
    <w:rsid w:val="004E1BD5"/>
    <w:rsid w:val="00507EE4"/>
    <w:rsid w:val="005317BE"/>
    <w:rsid w:val="00591C07"/>
    <w:rsid w:val="005B0422"/>
    <w:rsid w:val="005C5FF6"/>
    <w:rsid w:val="005E3DBB"/>
    <w:rsid w:val="005E64D5"/>
    <w:rsid w:val="00624200"/>
    <w:rsid w:val="00625313"/>
    <w:rsid w:val="00630171"/>
    <w:rsid w:val="00647A75"/>
    <w:rsid w:val="0065380A"/>
    <w:rsid w:val="00656235"/>
    <w:rsid w:val="006576B2"/>
    <w:rsid w:val="006640E0"/>
    <w:rsid w:val="00672206"/>
    <w:rsid w:val="00674C38"/>
    <w:rsid w:val="00681D7E"/>
    <w:rsid w:val="00687AD9"/>
    <w:rsid w:val="006A4FA0"/>
    <w:rsid w:val="006A5B17"/>
    <w:rsid w:val="006B6253"/>
    <w:rsid w:val="006C1EA4"/>
    <w:rsid w:val="006D7468"/>
    <w:rsid w:val="0071530D"/>
    <w:rsid w:val="0073206B"/>
    <w:rsid w:val="00737427"/>
    <w:rsid w:val="00737AD7"/>
    <w:rsid w:val="00757340"/>
    <w:rsid w:val="007844FE"/>
    <w:rsid w:val="00795A5F"/>
    <w:rsid w:val="00796ADA"/>
    <w:rsid w:val="007C4222"/>
    <w:rsid w:val="007D3A0C"/>
    <w:rsid w:val="007D49B5"/>
    <w:rsid w:val="00816120"/>
    <w:rsid w:val="0082597D"/>
    <w:rsid w:val="00847EA6"/>
    <w:rsid w:val="00851484"/>
    <w:rsid w:val="00857A00"/>
    <w:rsid w:val="00871708"/>
    <w:rsid w:val="008764DA"/>
    <w:rsid w:val="008960D7"/>
    <w:rsid w:val="008B47BF"/>
    <w:rsid w:val="008C7BEF"/>
    <w:rsid w:val="00904817"/>
    <w:rsid w:val="00907260"/>
    <w:rsid w:val="009153EA"/>
    <w:rsid w:val="0093252C"/>
    <w:rsid w:val="00934A0A"/>
    <w:rsid w:val="00943092"/>
    <w:rsid w:val="00944EFA"/>
    <w:rsid w:val="00946554"/>
    <w:rsid w:val="00973458"/>
    <w:rsid w:val="0099622B"/>
    <w:rsid w:val="009C4E63"/>
    <w:rsid w:val="00A34166"/>
    <w:rsid w:val="00A40116"/>
    <w:rsid w:val="00A633DA"/>
    <w:rsid w:val="00A82687"/>
    <w:rsid w:val="00AA3E8C"/>
    <w:rsid w:val="00AA4753"/>
    <w:rsid w:val="00AA6EE5"/>
    <w:rsid w:val="00AD7DA3"/>
    <w:rsid w:val="00AE09AF"/>
    <w:rsid w:val="00AE4966"/>
    <w:rsid w:val="00AE71BC"/>
    <w:rsid w:val="00AF4CE0"/>
    <w:rsid w:val="00AF4DAB"/>
    <w:rsid w:val="00B016BB"/>
    <w:rsid w:val="00B131B4"/>
    <w:rsid w:val="00B14B49"/>
    <w:rsid w:val="00B201B3"/>
    <w:rsid w:val="00B41074"/>
    <w:rsid w:val="00B44AAC"/>
    <w:rsid w:val="00B4633D"/>
    <w:rsid w:val="00B46717"/>
    <w:rsid w:val="00B50927"/>
    <w:rsid w:val="00B55397"/>
    <w:rsid w:val="00B81AE2"/>
    <w:rsid w:val="00B9545E"/>
    <w:rsid w:val="00BA49AE"/>
    <w:rsid w:val="00BB45FF"/>
    <w:rsid w:val="00BB5197"/>
    <w:rsid w:val="00BC6162"/>
    <w:rsid w:val="00BD68B9"/>
    <w:rsid w:val="00BE02B0"/>
    <w:rsid w:val="00BE04E6"/>
    <w:rsid w:val="00BE3859"/>
    <w:rsid w:val="00BE62AA"/>
    <w:rsid w:val="00BF2598"/>
    <w:rsid w:val="00C10C40"/>
    <w:rsid w:val="00C47754"/>
    <w:rsid w:val="00C66B60"/>
    <w:rsid w:val="00C93169"/>
    <w:rsid w:val="00CB6695"/>
    <w:rsid w:val="00CC008D"/>
    <w:rsid w:val="00CC3AFC"/>
    <w:rsid w:val="00CC5033"/>
    <w:rsid w:val="00CD339D"/>
    <w:rsid w:val="00D065A3"/>
    <w:rsid w:val="00D13CE4"/>
    <w:rsid w:val="00D6262E"/>
    <w:rsid w:val="00D817B5"/>
    <w:rsid w:val="00D91455"/>
    <w:rsid w:val="00D95F79"/>
    <w:rsid w:val="00DA64BF"/>
    <w:rsid w:val="00DD2185"/>
    <w:rsid w:val="00DE0209"/>
    <w:rsid w:val="00DE1049"/>
    <w:rsid w:val="00DE45D1"/>
    <w:rsid w:val="00DE60F9"/>
    <w:rsid w:val="00E07578"/>
    <w:rsid w:val="00E201B7"/>
    <w:rsid w:val="00E22CF6"/>
    <w:rsid w:val="00E62CD3"/>
    <w:rsid w:val="00E6609B"/>
    <w:rsid w:val="00E76311"/>
    <w:rsid w:val="00E93183"/>
    <w:rsid w:val="00EA18E9"/>
    <w:rsid w:val="00EC17CC"/>
    <w:rsid w:val="00EC5747"/>
    <w:rsid w:val="00EE0B58"/>
    <w:rsid w:val="00EE416F"/>
    <w:rsid w:val="00EE453F"/>
    <w:rsid w:val="00F0463F"/>
    <w:rsid w:val="00F15291"/>
    <w:rsid w:val="00F172FC"/>
    <w:rsid w:val="00F37603"/>
    <w:rsid w:val="00F4470D"/>
    <w:rsid w:val="00F5593A"/>
    <w:rsid w:val="00F66F1E"/>
    <w:rsid w:val="00F71BAF"/>
    <w:rsid w:val="00F72830"/>
    <w:rsid w:val="00F84252"/>
    <w:rsid w:val="00F9555A"/>
    <w:rsid w:val="00FC58F3"/>
    <w:rsid w:val="00FC744E"/>
    <w:rsid w:val="00FF28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4D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4DA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6253"/>
    <w:pPr>
      <w:ind w:left="720"/>
      <w:contextualSpacing/>
    </w:pPr>
  </w:style>
  <w:style w:type="character" w:styleId="Hyperlink">
    <w:name w:val="Hyperlink"/>
    <w:basedOn w:val="DefaultParagraphFont"/>
    <w:uiPriority w:val="99"/>
    <w:unhideWhenUsed/>
    <w:rsid w:val="00624200"/>
    <w:rPr>
      <w:color w:val="0000FF" w:themeColor="hyperlink"/>
      <w:u w:val="single"/>
    </w:rPr>
  </w:style>
  <w:style w:type="paragraph" w:styleId="BalloonText">
    <w:name w:val="Balloon Text"/>
    <w:basedOn w:val="Normal"/>
    <w:link w:val="BalloonTextChar"/>
    <w:uiPriority w:val="99"/>
    <w:semiHidden/>
    <w:unhideWhenUsed/>
    <w:rsid w:val="00DA64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4BF"/>
    <w:rPr>
      <w:rFonts w:ascii="Tahoma" w:hAnsi="Tahoma" w:cs="Tahoma"/>
      <w:sz w:val="16"/>
      <w:szCs w:val="16"/>
    </w:rPr>
  </w:style>
  <w:style w:type="character" w:styleId="FollowedHyperlink">
    <w:name w:val="FollowedHyperlink"/>
    <w:basedOn w:val="DefaultParagraphFont"/>
    <w:uiPriority w:val="99"/>
    <w:semiHidden/>
    <w:unhideWhenUsed/>
    <w:rsid w:val="00AE71BC"/>
    <w:rPr>
      <w:color w:val="800080" w:themeColor="followedHyperlink"/>
      <w:u w:val="single"/>
    </w:rPr>
  </w:style>
  <w:style w:type="character" w:customStyle="1" w:styleId="Heading1Char">
    <w:name w:val="Heading 1 Char"/>
    <w:basedOn w:val="DefaultParagraphFont"/>
    <w:link w:val="Heading1"/>
    <w:uiPriority w:val="9"/>
    <w:rsid w:val="00AF4DA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F4DAB"/>
    <w:rPr>
      <w:rFonts w:asciiTheme="majorHAnsi" w:eastAsiaTheme="majorEastAsia" w:hAnsiTheme="majorHAnsi" w:cstheme="majorBidi"/>
      <w:b/>
      <w:bCs/>
      <w:color w:val="4F81BD" w:themeColor="accent1"/>
      <w:sz w:val="26"/>
      <w:szCs w:val="26"/>
    </w:rPr>
  </w:style>
  <w:style w:type="paragraph" w:styleId="PlainText">
    <w:name w:val="Plain Text"/>
    <w:basedOn w:val="Normal"/>
    <w:link w:val="PlainTextChar"/>
    <w:uiPriority w:val="99"/>
    <w:semiHidden/>
    <w:unhideWhenUsed/>
    <w:rsid w:val="0018510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185105"/>
    <w:rPr>
      <w:rFonts w:ascii="Consolas" w:hAnsi="Consolas"/>
      <w:sz w:val="21"/>
      <w:szCs w:val="21"/>
    </w:rPr>
  </w:style>
  <w:style w:type="table" w:styleId="TableGrid">
    <w:name w:val="Table Grid"/>
    <w:basedOn w:val="TableNormal"/>
    <w:uiPriority w:val="59"/>
    <w:rsid w:val="00E62CD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F37603"/>
    <w:pPr>
      <w:outlineLvl w:val="9"/>
    </w:pPr>
    <w:rPr>
      <w:lang w:val="en-US"/>
    </w:rPr>
  </w:style>
  <w:style w:type="paragraph" w:styleId="TOC2">
    <w:name w:val="toc 2"/>
    <w:basedOn w:val="Normal"/>
    <w:next w:val="Normal"/>
    <w:autoRedefine/>
    <w:uiPriority w:val="39"/>
    <w:unhideWhenUsed/>
    <w:rsid w:val="00F37603"/>
    <w:pPr>
      <w:spacing w:after="100"/>
      <w:ind w:left="220"/>
    </w:pPr>
  </w:style>
  <w:style w:type="paragraph" w:styleId="NoSpacing">
    <w:name w:val="No Spacing"/>
    <w:uiPriority w:val="1"/>
    <w:qFormat/>
    <w:rsid w:val="00EE0B58"/>
    <w:pPr>
      <w:spacing w:after="0" w:line="240" w:lineRule="auto"/>
    </w:pPr>
  </w:style>
  <w:style w:type="paragraph" w:styleId="NormalWeb">
    <w:name w:val="Normal (Web)"/>
    <w:basedOn w:val="Normal"/>
    <w:uiPriority w:val="99"/>
    <w:unhideWhenUsed/>
    <w:rsid w:val="00904817"/>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Emphasis">
    <w:name w:val="Emphasis"/>
    <w:basedOn w:val="DefaultParagraphFont"/>
    <w:uiPriority w:val="20"/>
    <w:qFormat/>
    <w:rsid w:val="00904817"/>
    <w:rPr>
      <w:i/>
      <w:iCs/>
    </w:rPr>
  </w:style>
  <w:style w:type="paragraph" w:styleId="Header">
    <w:name w:val="header"/>
    <w:basedOn w:val="Normal"/>
    <w:link w:val="HeaderChar"/>
    <w:uiPriority w:val="99"/>
    <w:unhideWhenUsed/>
    <w:rsid w:val="000A28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2868"/>
  </w:style>
  <w:style w:type="paragraph" w:styleId="Footer">
    <w:name w:val="footer"/>
    <w:basedOn w:val="Normal"/>
    <w:link w:val="FooterChar"/>
    <w:uiPriority w:val="99"/>
    <w:unhideWhenUsed/>
    <w:rsid w:val="000A28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2868"/>
  </w:style>
  <w:style w:type="character" w:styleId="CommentReference">
    <w:name w:val="annotation reference"/>
    <w:basedOn w:val="DefaultParagraphFont"/>
    <w:uiPriority w:val="99"/>
    <w:semiHidden/>
    <w:unhideWhenUsed/>
    <w:rsid w:val="00851484"/>
    <w:rPr>
      <w:sz w:val="16"/>
      <w:szCs w:val="16"/>
    </w:rPr>
  </w:style>
  <w:style w:type="paragraph" w:styleId="CommentText">
    <w:name w:val="annotation text"/>
    <w:basedOn w:val="Normal"/>
    <w:link w:val="CommentTextChar"/>
    <w:uiPriority w:val="99"/>
    <w:semiHidden/>
    <w:unhideWhenUsed/>
    <w:rsid w:val="00851484"/>
    <w:pPr>
      <w:spacing w:line="240" w:lineRule="auto"/>
    </w:pPr>
    <w:rPr>
      <w:sz w:val="20"/>
      <w:szCs w:val="20"/>
    </w:rPr>
  </w:style>
  <w:style w:type="character" w:customStyle="1" w:styleId="CommentTextChar">
    <w:name w:val="Comment Text Char"/>
    <w:basedOn w:val="DefaultParagraphFont"/>
    <w:link w:val="CommentText"/>
    <w:uiPriority w:val="99"/>
    <w:semiHidden/>
    <w:rsid w:val="00851484"/>
    <w:rPr>
      <w:sz w:val="20"/>
      <w:szCs w:val="20"/>
    </w:rPr>
  </w:style>
  <w:style w:type="paragraph" w:styleId="CommentSubject">
    <w:name w:val="annotation subject"/>
    <w:basedOn w:val="CommentText"/>
    <w:next w:val="CommentText"/>
    <w:link w:val="CommentSubjectChar"/>
    <w:uiPriority w:val="99"/>
    <w:semiHidden/>
    <w:unhideWhenUsed/>
    <w:rsid w:val="00851484"/>
    <w:rPr>
      <w:b/>
      <w:bCs/>
    </w:rPr>
  </w:style>
  <w:style w:type="character" w:customStyle="1" w:styleId="CommentSubjectChar">
    <w:name w:val="Comment Subject Char"/>
    <w:basedOn w:val="CommentTextChar"/>
    <w:link w:val="CommentSubject"/>
    <w:uiPriority w:val="99"/>
    <w:semiHidden/>
    <w:rsid w:val="0085148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4D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4DA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6253"/>
    <w:pPr>
      <w:ind w:left="720"/>
      <w:contextualSpacing/>
    </w:pPr>
  </w:style>
  <w:style w:type="character" w:styleId="Hyperlink">
    <w:name w:val="Hyperlink"/>
    <w:basedOn w:val="DefaultParagraphFont"/>
    <w:uiPriority w:val="99"/>
    <w:unhideWhenUsed/>
    <w:rsid w:val="00624200"/>
    <w:rPr>
      <w:color w:val="0000FF" w:themeColor="hyperlink"/>
      <w:u w:val="single"/>
    </w:rPr>
  </w:style>
  <w:style w:type="paragraph" w:styleId="BalloonText">
    <w:name w:val="Balloon Text"/>
    <w:basedOn w:val="Normal"/>
    <w:link w:val="BalloonTextChar"/>
    <w:uiPriority w:val="99"/>
    <w:semiHidden/>
    <w:unhideWhenUsed/>
    <w:rsid w:val="00DA64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4BF"/>
    <w:rPr>
      <w:rFonts w:ascii="Tahoma" w:hAnsi="Tahoma" w:cs="Tahoma"/>
      <w:sz w:val="16"/>
      <w:szCs w:val="16"/>
    </w:rPr>
  </w:style>
  <w:style w:type="character" w:styleId="FollowedHyperlink">
    <w:name w:val="FollowedHyperlink"/>
    <w:basedOn w:val="DefaultParagraphFont"/>
    <w:uiPriority w:val="99"/>
    <w:semiHidden/>
    <w:unhideWhenUsed/>
    <w:rsid w:val="00AE71BC"/>
    <w:rPr>
      <w:color w:val="800080" w:themeColor="followedHyperlink"/>
      <w:u w:val="single"/>
    </w:rPr>
  </w:style>
  <w:style w:type="character" w:customStyle="1" w:styleId="Heading1Char">
    <w:name w:val="Heading 1 Char"/>
    <w:basedOn w:val="DefaultParagraphFont"/>
    <w:link w:val="Heading1"/>
    <w:uiPriority w:val="9"/>
    <w:rsid w:val="00AF4DA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F4DAB"/>
    <w:rPr>
      <w:rFonts w:asciiTheme="majorHAnsi" w:eastAsiaTheme="majorEastAsia" w:hAnsiTheme="majorHAnsi" w:cstheme="majorBidi"/>
      <w:b/>
      <w:bCs/>
      <w:color w:val="4F81BD" w:themeColor="accent1"/>
      <w:sz w:val="26"/>
      <w:szCs w:val="26"/>
    </w:rPr>
  </w:style>
  <w:style w:type="paragraph" w:styleId="PlainText">
    <w:name w:val="Plain Text"/>
    <w:basedOn w:val="Normal"/>
    <w:link w:val="PlainTextChar"/>
    <w:uiPriority w:val="99"/>
    <w:semiHidden/>
    <w:unhideWhenUsed/>
    <w:rsid w:val="0018510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185105"/>
    <w:rPr>
      <w:rFonts w:ascii="Consolas" w:hAnsi="Consolas"/>
      <w:sz w:val="21"/>
      <w:szCs w:val="21"/>
    </w:rPr>
  </w:style>
  <w:style w:type="table" w:styleId="TableGrid">
    <w:name w:val="Table Grid"/>
    <w:basedOn w:val="TableNormal"/>
    <w:uiPriority w:val="59"/>
    <w:rsid w:val="00E62CD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F37603"/>
    <w:pPr>
      <w:outlineLvl w:val="9"/>
    </w:pPr>
    <w:rPr>
      <w:lang w:val="en-US"/>
    </w:rPr>
  </w:style>
  <w:style w:type="paragraph" w:styleId="TOC2">
    <w:name w:val="toc 2"/>
    <w:basedOn w:val="Normal"/>
    <w:next w:val="Normal"/>
    <w:autoRedefine/>
    <w:uiPriority w:val="39"/>
    <w:unhideWhenUsed/>
    <w:rsid w:val="00F37603"/>
    <w:pPr>
      <w:spacing w:after="100"/>
      <w:ind w:left="220"/>
    </w:pPr>
  </w:style>
  <w:style w:type="paragraph" w:styleId="NoSpacing">
    <w:name w:val="No Spacing"/>
    <w:uiPriority w:val="1"/>
    <w:qFormat/>
    <w:rsid w:val="00EE0B58"/>
    <w:pPr>
      <w:spacing w:after="0" w:line="240" w:lineRule="auto"/>
    </w:pPr>
  </w:style>
  <w:style w:type="paragraph" w:styleId="NormalWeb">
    <w:name w:val="Normal (Web)"/>
    <w:basedOn w:val="Normal"/>
    <w:uiPriority w:val="99"/>
    <w:unhideWhenUsed/>
    <w:rsid w:val="00904817"/>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Emphasis">
    <w:name w:val="Emphasis"/>
    <w:basedOn w:val="DefaultParagraphFont"/>
    <w:uiPriority w:val="20"/>
    <w:qFormat/>
    <w:rsid w:val="00904817"/>
    <w:rPr>
      <w:i/>
      <w:iCs/>
    </w:rPr>
  </w:style>
  <w:style w:type="paragraph" w:styleId="Header">
    <w:name w:val="header"/>
    <w:basedOn w:val="Normal"/>
    <w:link w:val="HeaderChar"/>
    <w:uiPriority w:val="99"/>
    <w:unhideWhenUsed/>
    <w:rsid w:val="000A28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2868"/>
  </w:style>
  <w:style w:type="paragraph" w:styleId="Footer">
    <w:name w:val="footer"/>
    <w:basedOn w:val="Normal"/>
    <w:link w:val="FooterChar"/>
    <w:uiPriority w:val="99"/>
    <w:unhideWhenUsed/>
    <w:rsid w:val="000A28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2868"/>
  </w:style>
  <w:style w:type="character" w:styleId="CommentReference">
    <w:name w:val="annotation reference"/>
    <w:basedOn w:val="DefaultParagraphFont"/>
    <w:uiPriority w:val="99"/>
    <w:semiHidden/>
    <w:unhideWhenUsed/>
    <w:rsid w:val="00851484"/>
    <w:rPr>
      <w:sz w:val="16"/>
      <w:szCs w:val="16"/>
    </w:rPr>
  </w:style>
  <w:style w:type="paragraph" w:styleId="CommentText">
    <w:name w:val="annotation text"/>
    <w:basedOn w:val="Normal"/>
    <w:link w:val="CommentTextChar"/>
    <w:uiPriority w:val="99"/>
    <w:semiHidden/>
    <w:unhideWhenUsed/>
    <w:rsid w:val="00851484"/>
    <w:pPr>
      <w:spacing w:line="240" w:lineRule="auto"/>
    </w:pPr>
    <w:rPr>
      <w:sz w:val="20"/>
      <w:szCs w:val="20"/>
    </w:rPr>
  </w:style>
  <w:style w:type="character" w:customStyle="1" w:styleId="CommentTextChar">
    <w:name w:val="Comment Text Char"/>
    <w:basedOn w:val="DefaultParagraphFont"/>
    <w:link w:val="CommentText"/>
    <w:uiPriority w:val="99"/>
    <w:semiHidden/>
    <w:rsid w:val="00851484"/>
    <w:rPr>
      <w:sz w:val="20"/>
      <w:szCs w:val="20"/>
    </w:rPr>
  </w:style>
  <w:style w:type="paragraph" w:styleId="CommentSubject">
    <w:name w:val="annotation subject"/>
    <w:basedOn w:val="CommentText"/>
    <w:next w:val="CommentText"/>
    <w:link w:val="CommentSubjectChar"/>
    <w:uiPriority w:val="99"/>
    <w:semiHidden/>
    <w:unhideWhenUsed/>
    <w:rsid w:val="00851484"/>
    <w:rPr>
      <w:b/>
      <w:bCs/>
    </w:rPr>
  </w:style>
  <w:style w:type="character" w:customStyle="1" w:styleId="CommentSubjectChar">
    <w:name w:val="Comment Subject Char"/>
    <w:basedOn w:val="CommentTextChar"/>
    <w:link w:val="CommentSubject"/>
    <w:uiPriority w:val="99"/>
    <w:semiHidden/>
    <w:rsid w:val="0085148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122019">
      <w:bodyDiv w:val="1"/>
      <w:marLeft w:val="0"/>
      <w:marRight w:val="0"/>
      <w:marTop w:val="0"/>
      <w:marBottom w:val="0"/>
      <w:divBdr>
        <w:top w:val="none" w:sz="0" w:space="0" w:color="auto"/>
        <w:left w:val="none" w:sz="0" w:space="0" w:color="auto"/>
        <w:bottom w:val="none" w:sz="0" w:space="0" w:color="auto"/>
        <w:right w:val="none" w:sz="0" w:space="0" w:color="auto"/>
      </w:divBdr>
    </w:div>
    <w:div w:id="365101291">
      <w:bodyDiv w:val="1"/>
      <w:marLeft w:val="0"/>
      <w:marRight w:val="0"/>
      <w:marTop w:val="0"/>
      <w:marBottom w:val="0"/>
      <w:divBdr>
        <w:top w:val="none" w:sz="0" w:space="0" w:color="auto"/>
        <w:left w:val="none" w:sz="0" w:space="0" w:color="auto"/>
        <w:bottom w:val="none" w:sz="0" w:space="0" w:color="auto"/>
        <w:right w:val="none" w:sz="0" w:space="0" w:color="auto"/>
      </w:divBdr>
      <w:divsChild>
        <w:div w:id="1845246994">
          <w:marLeft w:val="0"/>
          <w:marRight w:val="0"/>
          <w:marTop w:val="0"/>
          <w:marBottom w:val="0"/>
          <w:divBdr>
            <w:top w:val="none" w:sz="0" w:space="0" w:color="auto"/>
            <w:left w:val="none" w:sz="0" w:space="0" w:color="auto"/>
            <w:bottom w:val="none" w:sz="0" w:space="0" w:color="auto"/>
            <w:right w:val="none" w:sz="0" w:space="0" w:color="auto"/>
          </w:divBdr>
          <w:divsChild>
            <w:div w:id="1679649629">
              <w:marLeft w:val="0"/>
              <w:marRight w:val="0"/>
              <w:marTop w:val="0"/>
              <w:marBottom w:val="0"/>
              <w:divBdr>
                <w:top w:val="none" w:sz="0" w:space="0" w:color="auto"/>
                <w:left w:val="none" w:sz="0" w:space="0" w:color="auto"/>
                <w:bottom w:val="none" w:sz="0" w:space="0" w:color="auto"/>
                <w:right w:val="none" w:sz="0" w:space="0" w:color="auto"/>
              </w:divBdr>
              <w:divsChild>
                <w:div w:id="1983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802885">
      <w:bodyDiv w:val="1"/>
      <w:marLeft w:val="0"/>
      <w:marRight w:val="0"/>
      <w:marTop w:val="0"/>
      <w:marBottom w:val="0"/>
      <w:divBdr>
        <w:top w:val="none" w:sz="0" w:space="0" w:color="auto"/>
        <w:left w:val="none" w:sz="0" w:space="0" w:color="auto"/>
        <w:bottom w:val="none" w:sz="0" w:space="0" w:color="auto"/>
        <w:right w:val="none" w:sz="0" w:space="0" w:color="auto"/>
      </w:divBdr>
      <w:divsChild>
        <w:div w:id="364798402">
          <w:marLeft w:val="0"/>
          <w:marRight w:val="0"/>
          <w:marTop w:val="0"/>
          <w:marBottom w:val="0"/>
          <w:divBdr>
            <w:top w:val="none" w:sz="0" w:space="0" w:color="auto"/>
            <w:left w:val="none" w:sz="0" w:space="0" w:color="auto"/>
            <w:bottom w:val="none" w:sz="0" w:space="0" w:color="auto"/>
            <w:right w:val="none" w:sz="0" w:space="0" w:color="auto"/>
          </w:divBdr>
          <w:divsChild>
            <w:div w:id="1222640357">
              <w:marLeft w:val="165"/>
              <w:marRight w:val="165"/>
              <w:marTop w:val="0"/>
              <w:marBottom w:val="0"/>
              <w:divBdr>
                <w:top w:val="none" w:sz="0" w:space="0" w:color="auto"/>
                <w:left w:val="none" w:sz="0" w:space="0" w:color="auto"/>
                <w:bottom w:val="none" w:sz="0" w:space="0" w:color="auto"/>
                <w:right w:val="none" w:sz="0" w:space="0" w:color="auto"/>
              </w:divBdr>
              <w:divsChild>
                <w:div w:id="129904125">
                  <w:marLeft w:val="0"/>
                  <w:marRight w:val="0"/>
                  <w:marTop w:val="0"/>
                  <w:marBottom w:val="0"/>
                  <w:divBdr>
                    <w:top w:val="none" w:sz="0" w:space="0" w:color="auto"/>
                    <w:left w:val="none" w:sz="0" w:space="0" w:color="auto"/>
                    <w:bottom w:val="none" w:sz="0" w:space="0" w:color="auto"/>
                    <w:right w:val="none" w:sz="0" w:space="0" w:color="auto"/>
                  </w:divBdr>
                  <w:divsChild>
                    <w:div w:id="333655233">
                      <w:marLeft w:val="0"/>
                      <w:marRight w:val="0"/>
                      <w:marTop w:val="0"/>
                      <w:marBottom w:val="300"/>
                      <w:divBdr>
                        <w:top w:val="none" w:sz="0" w:space="0" w:color="auto"/>
                        <w:left w:val="none" w:sz="0" w:space="0" w:color="auto"/>
                        <w:bottom w:val="none" w:sz="0" w:space="0" w:color="auto"/>
                        <w:right w:val="none" w:sz="0" w:space="0" w:color="auto"/>
                      </w:divBdr>
                      <w:divsChild>
                        <w:div w:id="1356034260">
                          <w:marLeft w:val="0"/>
                          <w:marRight w:val="0"/>
                          <w:marTop w:val="0"/>
                          <w:marBottom w:val="0"/>
                          <w:divBdr>
                            <w:top w:val="none" w:sz="0" w:space="0" w:color="auto"/>
                            <w:left w:val="none" w:sz="0" w:space="0" w:color="auto"/>
                            <w:bottom w:val="none" w:sz="0" w:space="0" w:color="auto"/>
                            <w:right w:val="none" w:sz="0" w:space="0" w:color="auto"/>
                          </w:divBdr>
                          <w:divsChild>
                            <w:div w:id="186308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studynet1.herts.ac.uk/intranet/lti.nsf/Teaching+Documents?OpenView&amp;count=9999&amp;restricttocategory=Guidance,+Resources+and+Toolkits/Academic+Integrity/Turnitin&amp;refresh=true"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submit.ac.uk/" TargetMode="External"/><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turnitin.com/en_us/training/getting-started"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www.studynet1.herts.ac.uk/intranet/lti.nsf/Teaching+Documents?Openview&amp;count=9999&amp;restricttocategory=Strategy%20and%20Policy/Turnitin+Polic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studynet1.herts.ac.uk/intranet/lti.nsf/Teaching+Documents?Openview&amp;count=9999&amp;restricttocategory=Guidance,%20Resources%20and%20Toolkits/Academic+Integ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3E0676-B485-41D5-8147-8918E1241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9</Pages>
  <Words>1534</Words>
  <Characters>8745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Hertfordshire</Company>
  <LinksUpToDate>false</LinksUpToDate>
  <CharactersWithSpaces>10259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Business School</dc:creator>
  <cp:lastModifiedBy>prnqjcv</cp:lastModifiedBy>
  <cp:revision>15</cp:revision>
  <cp:lastPrinted>2013-10-04T13:01:00Z</cp:lastPrinted>
  <dcterms:created xsi:type="dcterms:W3CDTF">2013-10-13T10:46:00Z</dcterms:created>
  <dcterms:modified xsi:type="dcterms:W3CDTF">2013-10-14T13:43:00Z</dcterms:modified>
</cp:coreProperties>
</file>